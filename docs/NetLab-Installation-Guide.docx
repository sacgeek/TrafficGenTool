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59E96" w14:textId="77777777" w:rsidR="00CF17CF" w:rsidRDefault="00CF17CF">
      <w:pPr>
        <w:spacing w:after="100"/>
      </w:pPr>
    </w:p>
    <w:p w14:paraId="1A959E97" w14:textId="77777777" w:rsidR="00CF17CF" w:rsidRDefault="00CF17CF">
      <w:pPr>
        <w:spacing w:after="100"/>
      </w:pPr>
    </w:p>
    <w:p w14:paraId="1A959E98" w14:textId="77777777" w:rsidR="00CF17CF" w:rsidRDefault="00CF17CF">
      <w:pPr>
        <w:spacing w:after="100"/>
      </w:pPr>
    </w:p>
    <w:p w14:paraId="1A959E99" w14:textId="77777777" w:rsidR="00CF17CF" w:rsidRDefault="0093321A">
      <w:pPr>
        <w:spacing w:after="16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NetLab</w:t>
      </w:r>
      <w:proofErr w:type="spellEnd"/>
      <w:r>
        <w:rPr>
          <w:b/>
          <w:bCs/>
          <w:color w:val="1F4E79"/>
          <w:sz w:val="56"/>
          <w:szCs w:val="56"/>
        </w:rPr>
        <w:t xml:space="preserve"> Traffic Generator</w:t>
      </w:r>
    </w:p>
    <w:p w14:paraId="1A959E9A" w14:textId="77777777" w:rsidR="00CF17CF" w:rsidRDefault="0093321A">
      <w:pPr>
        <w:spacing w:after="320"/>
        <w:jc w:val="center"/>
      </w:pPr>
      <w:r>
        <w:rPr>
          <w:color w:val="2E75B6"/>
          <w:sz w:val="36"/>
          <w:szCs w:val="36"/>
        </w:rPr>
        <w:t>Installation &amp; Setup Guide</w:t>
      </w:r>
    </w:p>
    <w:p w14:paraId="1A959E9B" w14:textId="77777777" w:rsidR="00CF17CF" w:rsidRDefault="00CF17CF">
      <w:pPr>
        <w:pBdr>
          <w:top w:val="single" w:sz="6" w:space="4" w:color="2E75B6"/>
        </w:pBdr>
        <w:spacing w:before="160" w:after="160"/>
        <w:jc w:val="center"/>
      </w:pPr>
    </w:p>
    <w:p w14:paraId="1A959E9C" w14:textId="1B016148" w:rsidR="00CF17CF" w:rsidRDefault="0093321A">
      <w:pPr>
        <w:spacing w:after="80"/>
        <w:jc w:val="center"/>
      </w:pPr>
      <w:r>
        <w:rPr>
          <w:color w:val="555555"/>
        </w:rPr>
        <w:t xml:space="preserve">Version </w:t>
      </w:r>
      <w:proofErr w:type="gramStart"/>
      <w:r>
        <w:rPr>
          <w:color w:val="555555"/>
        </w:rPr>
        <w:t>1.</w:t>
      </w:r>
      <w:ins w:id="0" w:author="Thomas Nice" w:date="2026-04-15T10:49:00Z" w16du:dateUtc="2026-04-15T17:49:00Z">
        <w:r w:rsidR="00390D45">
          <w:rPr>
            <w:color w:val="555555"/>
          </w:rPr>
          <w:t>1</w:t>
        </w:r>
      </w:ins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April 2026</w:t>
      </w:r>
    </w:p>
    <w:p w14:paraId="1A959E9D" w14:textId="77777777" w:rsidR="00CF17CF" w:rsidRDefault="0093321A">
      <w:pPr>
        <w:spacing w:after="320"/>
        <w:jc w:val="center"/>
      </w:pPr>
      <w:r>
        <w:rPr>
          <w:color w:val="777777"/>
          <w:sz w:val="20"/>
          <w:szCs w:val="20"/>
        </w:rPr>
        <w:t>For lab environments running Ubuntu 22.04 LTS or Debian 12</w:t>
      </w:r>
    </w:p>
    <w:p w14:paraId="1A959E9E" w14:textId="77777777" w:rsidR="00CF17CF" w:rsidRDefault="00CF17CF">
      <w:pPr>
        <w:spacing w:after="100"/>
      </w:pPr>
    </w:p>
    <w:p w14:paraId="1A959E9F" w14:textId="77777777" w:rsidR="00CF17CF" w:rsidRDefault="00CF17CF">
      <w:pPr>
        <w:spacing w:after="100"/>
      </w:pPr>
    </w:p>
    <w:p w14:paraId="1A959EA0" w14:textId="77777777" w:rsidR="00CF17CF" w:rsidRDefault="00CF17CF">
      <w:pPr>
        <w:spacing w:after="100"/>
      </w:pPr>
    </w:p>
    <w:p w14:paraId="1A959EA1" w14:textId="77777777" w:rsidR="00CF17CF" w:rsidRDefault="0093321A">
      <w:r>
        <w:br w:type="page"/>
      </w:r>
    </w:p>
    <w:p w14:paraId="1A959EA2" w14:textId="77777777" w:rsidR="00CF17CF" w:rsidRDefault="0093321A">
      <w:pPr>
        <w:pStyle w:val="Heading1"/>
        <w:pBdr>
          <w:bottom w:val="single" w:sz="6" w:space="4" w:color="2E75B6"/>
        </w:pBdr>
      </w:pPr>
      <w:r>
        <w:lastRenderedPageBreak/>
        <w:t>Table of Contents</w:t>
      </w:r>
    </w:p>
    <w:sdt>
      <w:sdtPr>
        <w:alias w:val="Table of Contents"/>
        <w:id w:val="316772995"/>
      </w:sdtPr>
      <w:sdtEndPr/>
      <w:sdtContent>
        <w:p w14:paraId="1A959EA3" w14:textId="77777777" w:rsidR="00CF17CF" w:rsidRDefault="0093321A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1A959EA4" w14:textId="77777777" w:rsidR="00CF17CF" w:rsidRDefault="0093321A">
          <w:r>
            <w:fldChar w:fldCharType="end"/>
          </w:r>
        </w:p>
      </w:sdtContent>
    </w:sdt>
    <w:p w14:paraId="1A959EA5" w14:textId="77777777" w:rsidR="00CF17CF" w:rsidRDefault="0093321A">
      <w:r>
        <w:br w:type="page"/>
      </w:r>
    </w:p>
    <w:p w14:paraId="1A959EA6" w14:textId="77777777" w:rsidR="00CF17CF" w:rsidRDefault="0093321A">
      <w:pPr>
        <w:pStyle w:val="Heading1"/>
        <w:pBdr>
          <w:bottom w:val="single" w:sz="6" w:space="4" w:color="2E75B6"/>
        </w:pBdr>
      </w:pPr>
      <w:r>
        <w:lastRenderedPageBreak/>
        <w:t>1</w:t>
      </w:r>
      <w:proofErr w:type="gramStart"/>
      <w:r>
        <w:t>.  Overview</w:t>
      </w:r>
      <w:proofErr w:type="gramEnd"/>
    </w:p>
    <w:p w14:paraId="1A959EA7" w14:textId="77777777" w:rsidR="00CF17CF" w:rsidRDefault="0093321A">
      <w:pPr>
        <w:spacing w:after="100"/>
      </w:pPr>
      <w:proofErr w:type="spellStart"/>
      <w:r>
        <w:t>NetLab</w:t>
      </w:r>
      <w:proofErr w:type="spellEnd"/>
      <w:r>
        <w:t xml:space="preserve"> is a multi-VM network traffic generation and analysis tool for lab environments. It simulates realistic enterprise traffic — Microsoft Teams-style voice, video, and screenshare calls; headless web browsing; and YouTube streaming — between Linux VMs.</w:t>
      </w:r>
    </w:p>
    <w:p w14:paraId="1A959EA8" w14:textId="77777777" w:rsidR="00CF17CF" w:rsidRDefault="00CF17CF">
      <w:pPr>
        <w:spacing w:after="100"/>
      </w:pPr>
    </w:p>
    <w:p w14:paraId="1A959EA9" w14:textId="77777777" w:rsidR="00CF17CF" w:rsidRDefault="0093321A">
      <w:pPr>
        <w:spacing w:after="100"/>
      </w:pPr>
      <w:r>
        <w:t xml:space="preserve">The controller VM hosts a </w:t>
      </w:r>
      <w:proofErr w:type="spellStart"/>
      <w:r>
        <w:t>FastAPI</w:t>
      </w:r>
      <w:proofErr w:type="spellEnd"/>
      <w:r>
        <w:t xml:space="preserve"> backend and a React dashboard. Each worker VM runs a lightweight Python agent that provisions IP aliases, spawns traffic workers, streams telemetry, and responds to commands. All metrics (packet loss, latency, jitter, MOS quality score) </w:t>
      </w:r>
      <w:proofErr w:type="gramStart"/>
      <w:r>
        <w:t>are displayed</w:t>
      </w:r>
      <w:proofErr w:type="gramEnd"/>
      <w:r>
        <w:t xml:space="preserve"> in real time on the dashboard.</w:t>
      </w:r>
    </w:p>
    <w:p w14:paraId="1A959EAA" w14:textId="77777777" w:rsidR="00CF17CF" w:rsidRDefault="00CF17CF">
      <w:pPr>
        <w:spacing w:after="100"/>
      </w:pPr>
    </w:p>
    <w:p w14:paraId="1A959EAB" w14:textId="77777777" w:rsidR="00CF17CF" w:rsidRDefault="0093321A">
      <w:pPr>
        <w:pStyle w:val="Heading2"/>
      </w:pPr>
      <w:proofErr w:type="gramStart"/>
      <w:r>
        <w:t>1.1  Architecture</w:t>
      </w:r>
      <w:proofErr w:type="gramEnd"/>
    </w:p>
    <w:p w14:paraId="1A959EAC" w14:textId="77777777" w:rsidR="00CF17CF" w:rsidRDefault="0093321A">
      <w:pPr>
        <w:spacing w:after="100"/>
      </w:pPr>
      <w:r>
        <w:t>The system uses three roles:</w:t>
      </w:r>
    </w:p>
    <w:p w14:paraId="1A959EAD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 xml:space="preserve">Controller VM — runs the </w:t>
      </w:r>
      <w:proofErr w:type="spellStart"/>
      <w:r>
        <w:t>FastAPI</w:t>
      </w:r>
      <w:proofErr w:type="spellEnd"/>
      <w:r>
        <w:t xml:space="preserve"> server, React dashboard, and session store. Accessible at http://&lt;controller-ip&gt;:8000.</w:t>
      </w:r>
    </w:p>
    <w:p w14:paraId="1A959EAE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>Worker VMs — run the agent.py process. Agents dial the controller WebSocket on startup, register themselves, and wait for test plans.</w:t>
      </w:r>
    </w:p>
    <w:p w14:paraId="1A959EAF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>Network under test — traffic flows between worker VMs over UDP ports 3478/3479/3480 (Teams-style) and over the internet for web and YouTube workers.</w:t>
      </w:r>
    </w:p>
    <w:p w14:paraId="1A959EB0" w14:textId="77777777" w:rsidR="00CF17CF" w:rsidRDefault="00CF17CF">
      <w:pPr>
        <w:spacing w:after="100"/>
      </w:pPr>
    </w:p>
    <w:p w14:paraId="1A959EB1" w14:textId="77777777" w:rsidR="00CF17CF" w:rsidRDefault="0093321A">
      <w:pPr>
        <w:spacing w:after="100"/>
      </w:pPr>
      <w:r>
        <w:t>Key design principles:</w:t>
      </w:r>
    </w:p>
    <w:p w14:paraId="1A959EB2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>Agents connect to the controller — the controller never needs to know worker IP addresses in advance.</w:t>
      </w:r>
    </w:p>
    <w:p w14:paraId="1A959EB3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>Per-user IP aliases — each simulated user gets a dedicated Linux IP alias, so switches and firewalls see N distinct source IPs.</w:t>
      </w:r>
    </w:p>
    <w:p w14:paraId="1A959EB4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>MOS scoring via ITU-T G.107 E-model — voice, video, screenshare, web, and YouTube streams all produce MOS scores on the 1.0–5.0 scale.</w:t>
      </w:r>
    </w:p>
    <w:p w14:paraId="1A959EB5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 xml:space="preserve">NTP </w:t>
      </w:r>
      <w:proofErr w:type="spellStart"/>
      <w:r>
        <w:t>synchronisation</w:t>
      </w:r>
      <w:proofErr w:type="spellEnd"/>
      <w:r>
        <w:t xml:space="preserve"> </w:t>
      </w:r>
      <w:proofErr w:type="gramStart"/>
      <w:r>
        <w:t>is required</w:t>
      </w:r>
      <w:proofErr w:type="gramEnd"/>
      <w:r>
        <w:t xml:space="preserve"> — one-way latency measurements </w:t>
      </w:r>
      <w:proofErr w:type="gramStart"/>
      <w:r>
        <w:t>depend</w:t>
      </w:r>
      <w:proofErr w:type="gramEnd"/>
      <w:r>
        <w:t xml:space="preserve"> on </w:t>
      </w:r>
      <w:proofErr w:type="spellStart"/>
      <w:r>
        <w:t>synchronised</w:t>
      </w:r>
      <w:proofErr w:type="spellEnd"/>
      <w:r>
        <w:t xml:space="preserve"> clocks across all VMs. The agent checks clock delta at registration time and warns if it exceeds </w:t>
      </w:r>
      <w:proofErr w:type="gramStart"/>
      <w:r>
        <w:t>50</w:t>
      </w:r>
      <w:proofErr w:type="gramEnd"/>
      <w:r>
        <w:t xml:space="preserve"> </w:t>
      </w:r>
      <w:proofErr w:type="spellStart"/>
      <w:r>
        <w:t>ms.</w:t>
      </w:r>
      <w:proofErr w:type="spellEnd"/>
    </w:p>
    <w:p w14:paraId="1A959EB6" w14:textId="77777777" w:rsidR="00CF17CF" w:rsidRDefault="00CF17CF">
      <w:pPr>
        <w:spacing w:after="100"/>
      </w:pPr>
    </w:p>
    <w:p w14:paraId="1A959EB7" w14:textId="77777777" w:rsidR="00CF17CF" w:rsidRDefault="0093321A">
      <w:r>
        <w:br w:type="page"/>
      </w:r>
    </w:p>
    <w:p w14:paraId="1A959EB8" w14:textId="77777777" w:rsidR="00CF17CF" w:rsidRDefault="0093321A">
      <w:pPr>
        <w:pStyle w:val="Heading1"/>
        <w:pBdr>
          <w:bottom w:val="single" w:sz="6" w:space="4" w:color="2E75B6"/>
        </w:pBdr>
      </w:pPr>
      <w:r>
        <w:lastRenderedPageBreak/>
        <w:t>2</w:t>
      </w:r>
      <w:proofErr w:type="gramStart"/>
      <w:r>
        <w:t>.  Prerequisites</w:t>
      </w:r>
      <w:proofErr w:type="gramEnd"/>
    </w:p>
    <w:p w14:paraId="1A959EB9" w14:textId="77777777" w:rsidR="00CF17CF" w:rsidRDefault="0093321A">
      <w:pPr>
        <w:pStyle w:val="Heading2"/>
      </w:pPr>
      <w:proofErr w:type="gramStart"/>
      <w:r>
        <w:t>2.1  Hardware</w:t>
      </w:r>
      <w:proofErr w:type="gramEnd"/>
      <w:r>
        <w:t xml:space="preserve"> &amp; VMs</w:t>
      </w:r>
    </w:p>
    <w:p w14:paraId="1A959EBA" w14:textId="77777777" w:rsidR="00CF17CF" w:rsidRDefault="0093321A">
      <w:pPr>
        <w:spacing w:after="100"/>
      </w:pPr>
      <w:r>
        <w:t xml:space="preserve">A minimum of three VMs (or physical machines) </w:t>
      </w:r>
      <w:proofErr w:type="gramStart"/>
      <w:r>
        <w:t>is required</w:t>
      </w:r>
      <w:proofErr w:type="gramEnd"/>
      <w:r>
        <w:t xml:space="preserve">: one controller and two workers. The system is </w:t>
      </w:r>
      <w:proofErr w:type="gramStart"/>
      <w:r>
        <w:t>tested</w:t>
      </w:r>
      <w:proofErr w:type="gramEnd"/>
      <w:r>
        <w:t xml:space="preserve"> on Ubuntu 22.04 LTS and Debian 12.</w:t>
      </w:r>
    </w:p>
    <w:p w14:paraId="1A959EBB" w14:textId="77777777" w:rsidR="00CF17CF" w:rsidRDefault="00CF17CF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00"/>
        <w:gridCol w:w="3700"/>
      </w:tblGrid>
      <w:tr w:rsidR="00CF17CF" w14:paraId="1A959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EBC" w14:textId="77777777" w:rsidR="00CF17CF" w:rsidRDefault="0093321A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EBD" w14:textId="77777777" w:rsidR="00CF17CF" w:rsidRDefault="0093321A">
            <w:r>
              <w:rPr>
                <w:b/>
                <w:bCs/>
                <w:sz w:val="20"/>
                <w:szCs w:val="20"/>
              </w:rPr>
              <w:t>Minimum Spec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EBE" w14:textId="77777777" w:rsidR="00CF17CF" w:rsidRDefault="0093321A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CF17CF" w14:paraId="1A959E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C0" w14:textId="77777777" w:rsidR="00CF17CF" w:rsidRDefault="0093321A"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C1" w14:textId="77777777" w:rsidR="00CF17CF" w:rsidRDefault="0093321A">
            <w:r>
              <w:rPr>
                <w:sz w:val="20"/>
                <w:szCs w:val="20"/>
              </w:rPr>
              <w:t>2 vCPU / 4 GB RAM / 20 GB disk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C2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Runs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 React dashboard</w:t>
            </w:r>
          </w:p>
        </w:tc>
      </w:tr>
      <w:tr w:rsidR="00CF17CF" w14:paraId="1A959E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C4" w14:textId="77777777" w:rsidR="00CF17CF" w:rsidRDefault="0093321A">
            <w:r>
              <w:rPr>
                <w:sz w:val="20"/>
                <w:szCs w:val="20"/>
              </w:rPr>
              <w:t>Worker Node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C5" w14:textId="77777777" w:rsidR="00CF17CF" w:rsidRDefault="0093321A">
            <w:r>
              <w:rPr>
                <w:sz w:val="20"/>
                <w:szCs w:val="20"/>
              </w:rPr>
              <w:t>2 vCPU / 2 GB RAM / 10 GB disk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C6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Runs agent.py — generates traffic</w:t>
            </w:r>
          </w:p>
        </w:tc>
      </w:tr>
      <w:tr w:rsidR="00CF17CF" w14:paraId="1A959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C8" w14:textId="77777777" w:rsidR="00CF17CF" w:rsidRDefault="0093321A">
            <w:r>
              <w:rPr>
                <w:sz w:val="20"/>
                <w:szCs w:val="20"/>
              </w:rPr>
              <w:t>Worker Node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C9" w14:textId="77777777" w:rsidR="00CF17CF" w:rsidRDefault="0093321A">
            <w:r>
              <w:rPr>
                <w:sz w:val="20"/>
                <w:szCs w:val="20"/>
              </w:rPr>
              <w:t>2 vCPU / 2 GB RAM / 10 GB disk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CA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Runs agent.py — receives/reflects traffic</w:t>
            </w:r>
          </w:p>
        </w:tc>
      </w:tr>
    </w:tbl>
    <w:p w14:paraId="1A959ECC" w14:textId="77777777" w:rsidR="00CF17CF" w:rsidRDefault="00CF17CF">
      <w:pPr>
        <w:spacing w:after="100"/>
      </w:pPr>
    </w:p>
    <w:p w14:paraId="1A959ECD" w14:textId="77777777" w:rsidR="00CF17CF" w:rsidRDefault="0093321A">
      <w:pPr>
        <w:pStyle w:val="Heading2"/>
      </w:pPr>
      <w:proofErr w:type="gramStart"/>
      <w:r>
        <w:t>2.2  Network</w:t>
      </w:r>
      <w:proofErr w:type="gramEnd"/>
      <w:r>
        <w:t xml:space="preserve"> Requirements</w:t>
      </w:r>
    </w:p>
    <w:p w14:paraId="1A959ECE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>All VMs must be able to reach each other on the lab subnet (no NAT between workers and controller).</w:t>
      </w:r>
    </w:p>
    <w:p w14:paraId="1A959ECF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>Workers must be able to reach the controller on TCP port 8000 (WebSocket + REST).</w:t>
      </w:r>
    </w:p>
    <w:p w14:paraId="1A959ED0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>Workers must be able to communicate with each other on UDP ports 3478, 3479, and 3480.</w:t>
      </w:r>
    </w:p>
    <w:p w14:paraId="1A959ED1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 xml:space="preserve">For web/YouTube workers, outbound internet access </w:t>
      </w:r>
      <w:proofErr w:type="gramStart"/>
      <w:r>
        <w:t>is required</w:t>
      </w:r>
      <w:proofErr w:type="gramEnd"/>
      <w:r>
        <w:t xml:space="preserve"> (TCP 80/443 to target sites).</w:t>
      </w:r>
    </w:p>
    <w:p w14:paraId="1A959ED2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 xml:space="preserve">NTP must be enabled on all VMs. </w:t>
      </w:r>
      <w:proofErr w:type="spellStart"/>
      <w:r>
        <w:t>Chrony</w:t>
      </w:r>
      <w:proofErr w:type="spellEnd"/>
      <w:r>
        <w:t xml:space="preserve"> </w:t>
      </w:r>
      <w:proofErr w:type="gramStart"/>
      <w:r>
        <w:t>is recommended</w:t>
      </w:r>
      <w:proofErr w:type="gramEnd"/>
      <w:r>
        <w:t>; see Section 6.</w:t>
      </w:r>
    </w:p>
    <w:p w14:paraId="1A959ED3" w14:textId="77777777" w:rsidR="00CF17CF" w:rsidRDefault="00CF17CF">
      <w:pPr>
        <w:spacing w:after="100"/>
      </w:pPr>
    </w:p>
    <w:p w14:paraId="1A959ED4" w14:textId="77777777" w:rsidR="00CF17CF" w:rsidRDefault="0093321A">
      <w:pPr>
        <w:pStyle w:val="Heading2"/>
      </w:pPr>
      <w:proofErr w:type="gramStart"/>
      <w:r>
        <w:t>2.3  Software</w:t>
      </w:r>
      <w:proofErr w:type="gramEnd"/>
      <w:r>
        <w:t xml:space="preserve"> Dependencies</w:t>
      </w:r>
    </w:p>
    <w:p w14:paraId="1A959ED5" w14:textId="77777777" w:rsidR="00CF17CF" w:rsidRDefault="0093321A">
      <w:pPr>
        <w:spacing w:after="100"/>
      </w:pPr>
      <w:r>
        <w:t>Install these packages on each VM type before following the step-by-step sections:</w:t>
      </w:r>
    </w:p>
    <w:p w14:paraId="1A959ED6" w14:textId="77777777" w:rsidR="00CF17CF" w:rsidRDefault="00CF17CF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00"/>
        <w:gridCol w:w="4700"/>
      </w:tblGrid>
      <w:tr w:rsidR="00CF17CF" w14:paraId="1A959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ED7" w14:textId="77777777" w:rsidR="00CF17CF" w:rsidRDefault="0093321A">
            <w:r>
              <w:rPr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ED8" w14:textId="77777777" w:rsidR="00CF17CF" w:rsidRDefault="0093321A">
            <w:r>
              <w:rPr>
                <w:b/>
                <w:bCs/>
                <w:sz w:val="20"/>
                <w:szCs w:val="20"/>
              </w:rPr>
              <w:t xml:space="preserve">Where </w:t>
            </w:r>
            <w:proofErr w:type="gramStart"/>
            <w:r>
              <w:rPr>
                <w:b/>
                <w:bCs/>
                <w:sz w:val="20"/>
                <w:szCs w:val="20"/>
              </w:rPr>
              <w:t>Needed</w:t>
            </w:r>
            <w:proofErr w:type="gramEnd"/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ED9" w14:textId="77777777" w:rsidR="00CF17CF" w:rsidRDefault="0093321A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CF17CF" w14:paraId="1A959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DB" w14:textId="77777777" w:rsidR="00CF17CF" w:rsidRDefault="0093321A">
            <w:r>
              <w:rPr>
                <w:sz w:val="20"/>
                <w:szCs w:val="20"/>
              </w:rPr>
              <w:t>Python 3.10+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DC" w14:textId="77777777" w:rsidR="00CF17CF" w:rsidRDefault="0093321A">
            <w:r>
              <w:rPr>
                <w:sz w:val="20"/>
                <w:szCs w:val="20"/>
              </w:rPr>
              <w:t>Controller &amp; Workers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DD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Runtime for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and agent</w:t>
            </w:r>
          </w:p>
        </w:tc>
      </w:tr>
      <w:tr w:rsidR="00CF17CF" w14:paraId="1A959E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DF" w14:textId="77777777" w:rsidR="00CF17CF" w:rsidRDefault="0093321A">
            <w:r>
              <w:rPr>
                <w:sz w:val="20"/>
                <w:szCs w:val="20"/>
              </w:rPr>
              <w:t>pip3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E0" w14:textId="77777777" w:rsidR="00CF17CF" w:rsidRDefault="0093321A">
            <w:r>
              <w:rPr>
                <w:sz w:val="20"/>
                <w:szCs w:val="20"/>
              </w:rPr>
              <w:t>Controller &amp; Workers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E1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Python package manager</w:t>
            </w:r>
          </w:p>
        </w:tc>
      </w:tr>
      <w:tr w:rsidR="00CF17CF" w14:paraId="1A959E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E3" w14:textId="77777777" w:rsidR="00CF17CF" w:rsidRDefault="0093321A">
            <w:r>
              <w:rPr>
                <w:sz w:val="20"/>
                <w:szCs w:val="20"/>
              </w:rPr>
              <w:t xml:space="preserve">Node.js 18+ &amp;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E4" w14:textId="77777777" w:rsidR="00CF17CF" w:rsidRDefault="0093321A">
            <w:r>
              <w:rPr>
                <w:sz w:val="20"/>
                <w:szCs w:val="20"/>
              </w:rPr>
              <w:t>Controller only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E5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Builds the React dashboard</w:t>
            </w:r>
          </w:p>
        </w:tc>
      </w:tr>
      <w:tr w:rsidR="00CF17CF" w14:paraId="1A959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E7" w14:textId="77777777" w:rsidR="00CF17CF" w:rsidRDefault="0093321A">
            <w:r>
              <w:rPr>
                <w:sz w:val="20"/>
                <w:szCs w:val="20"/>
              </w:rPr>
              <w:t>git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E8" w14:textId="77777777" w:rsidR="00CF17CF" w:rsidRDefault="0093321A">
            <w:r>
              <w:rPr>
                <w:sz w:val="20"/>
                <w:szCs w:val="20"/>
              </w:rPr>
              <w:t>Controller &amp; Workers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E9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Cloning the project</w:t>
            </w:r>
          </w:p>
        </w:tc>
      </w:tr>
      <w:tr w:rsidR="00CF17CF" w14:paraId="1A959E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EB" w14:textId="77777777" w:rsidR="00CF17CF" w:rsidRDefault="0093321A">
            <w:proofErr w:type="spellStart"/>
            <w:r>
              <w:rPr>
                <w:sz w:val="20"/>
                <w:szCs w:val="20"/>
              </w:rPr>
              <w:t>chrony</w:t>
            </w:r>
            <w:proofErr w:type="spellEnd"/>
            <w:r>
              <w:rPr>
                <w:sz w:val="20"/>
                <w:szCs w:val="20"/>
              </w:rPr>
              <w:t xml:space="preserve"> (or </w:t>
            </w:r>
            <w:proofErr w:type="spellStart"/>
            <w:r>
              <w:rPr>
                <w:sz w:val="20"/>
                <w:szCs w:val="20"/>
              </w:rPr>
              <w:t>ntp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EC" w14:textId="77777777" w:rsidR="00CF17CF" w:rsidRDefault="0093321A">
            <w:r>
              <w:rPr>
                <w:sz w:val="20"/>
                <w:szCs w:val="20"/>
              </w:rPr>
              <w:t>Controller &amp; Workers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ED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NTP time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synchronisation</w:t>
            </w:r>
            <w:proofErr w:type="spellEnd"/>
          </w:p>
        </w:tc>
      </w:tr>
      <w:tr w:rsidR="00CF17CF" w14:paraId="1A959E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EF" w14:textId="77777777" w:rsidR="00CF17CF" w:rsidRDefault="0093321A">
            <w:proofErr w:type="spellStart"/>
            <w:r>
              <w:rPr>
                <w:sz w:val="20"/>
                <w:szCs w:val="20"/>
              </w:rPr>
              <w:t>yt-dlp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F0" w14:textId="77777777" w:rsidR="00CF17CF" w:rsidRDefault="0093321A">
            <w:r>
              <w:rPr>
                <w:sz w:val="20"/>
                <w:szCs w:val="20"/>
              </w:rPr>
              <w:t>Workers only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F1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YouTube streaming simulation</w:t>
            </w:r>
          </w:p>
        </w:tc>
      </w:tr>
    </w:tbl>
    <w:p w14:paraId="1A959EF3" w14:textId="77777777" w:rsidR="00CF17CF" w:rsidRDefault="00CF17CF">
      <w:pPr>
        <w:spacing w:after="100"/>
      </w:pPr>
    </w:p>
    <w:p w14:paraId="1A959EF4" w14:textId="77777777" w:rsidR="00CF17CF" w:rsidRDefault="0093321A">
      <w:pPr>
        <w:pBdr>
          <w:left w:val="single" w:sz="12" w:space="8" w:color="FFC107"/>
        </w:pBdr>
        <w:shd w:val="clear" w:color="auto" w:fill="FFF3CD"/>
        <w:spacing w:before="120" w:after="120"/>
        <w:ind w:left="240" w:right="240"/>
      </w:pPr>
      <w:proofErr w:type="gramStart"/>
      <w:r>
        <w:rPr>
          <w:b/>
          <w:bCs/>
          <w:color w:val="856404"/>
          <w:sz w:val="20"/>
          <w:szCs w:val="20"/>
        </w:rPr>
        <w:t xml:space="preserve">NOTE  </w:t>
      </w:r>
      <w:r>
        <w:rPr>
          <w:sz w:val="20"/>
          <w:szCs w:val="20"/>
        </w:rPr>
        <w:t>All</w:t>
      </w:r>
      <w:proofErr w:type="gramEnd"/>
      <w:r>
        <w:rPr>
          <w:sz w:val="20"/>
          <w:szCs w:val="20"/>
        </w:rPr>
        <w:t xml:space="preserve"> pip packages should </w:t>
      </w:r>
      <w:proofErr w:type="gramStart"/>
      <w:r>
        <w:rPr>
          <w:sz w:val="20"/>
          <w:szCs w:val="20"/>
        </w:rPr>
        <w:t>be installed</w:t>
      </w:r>
      <w:proofErr w:type="gramEnd"/>
      <w:r>
        <w:rPr>
          <w:sz w:val="20"/>
          <w:szCs w:val="20"/>
        </w:rPr>
        <w:t xml:space="preserve"> system-wide (or in a </w:t>
      </w:r>
      <w:proofErr w:type="spellStart"/>
      <w:proofErr w:type="gramStart"/>
      <w:r>
        <w:rPr>
          <w:sz w:val="20"/>
          <w:szCs w:val="20"/>
        </w:rPr>
        <w:t>virtualenv</w:t>
      </w:r>
      <w:proofErr w:type="spellEnd"/>
      <w:proofErr w:type="gramEnd"/>
      <w:r>
        <w:rPr>
          <w:sz w:val="20"/>
          <w:szCs w:val="20"/>
        </w:rPr>
        <w:t>). The agent runs as root to provision IP aliases, so avoid user-level installs.</w:t>
      </w:r>
    </w:p>
    <w:p w14:paraId="1A959EF5" w14:textId="77777777" w:rsidR="00CF17CF" w:rsidRDefault="0093321A">
      <w:r>
        <w:br w:type="page"/>
      </w:r>
    </w:p>
    <w:p w14:paraId="1A959EF6" w14:textId="77777777" w:rsidR="00CF17CF" w:rsidRDefault="0093321A">
      <w:pPr>
        <w:pStyle w:val="Heading1"/>
        <w:pBdr>
          <w:bottom w:val="single" w:sz="6" w:space="4" w:color="2E75B6"/>
        </w:pBdr>
      </w:pPr>
      <w:r>
        <w:lastRenderedPageBreak/>
        <w:t>3</w:t>
      </w:r>
      <w:proofErr w:type="gramStart"/>
      <w:r>
        <w:t>.  Network</w:t>
      </w:r>
      <w:proofErr w:type="gramEnd"/>
      <w:r>
        <w:t xml:space="preserve"> Planning</w:t>
      </w:r>
    </w:p>
    <w:p w14:paraId="1A959EF7" w14:textId="77777777" w:rsidR="00CF17CF" w:rsidRDefault="0093321A">
      <w:pPr>
        <w:pStyle w:val="Heading2"/>
      </w:pPr>
      <w:proofErr w:type="gramStart"/>
      <w:r>
        <w:t>3.1  Example</w:t>
      </w:r>
      <w:proofErr w:type="gramEnd"/>
      <w:r>
        <w:t xml:space="preserve"> IP Assignment</w:t>
      </w:r>
    </w:p>
    <w:p w14:paraId="1A959EF8" w14:textId="77777777" w:rsidR="00CF17CF" w:rsidRDefault="0093321A">
      <w:pPr>
        <w:spacing w:after="100"/>
      </w:pPr>
      <w:r>
        <w:t>The example throughout this guide uses the following address plan. Adjust to match your lab subnet.</w:t>
      </w:r>
    </w:p>
    <w:p w14:paraId="1A959EF9" w14:textId="77777777" w:rsidR="00CF17CF" w:rsidRDefault="00CF17CF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700"/>
        <w:gridCol w:w="4500"/>
      </w:tblGrid>
      <w:tr w:rsidR="00CF17CF" w14:paraId="1A959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EFA" w14:textId="77777777" w:rsidR="00CF17CF" w:rsidRDefault="0093321A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EFB" w14:textId="77777777" w:rsidR="00CF17CF" w:rsidRDefault="0093321A">
            <w:r>
              <w:rPr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EFC" w14:textId="77777777" w:rsidR="00CF17CF" w:rsidRDefault="0093321A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CF17CF" w14:paraId="1A959F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FE" w14:textId="77777777" w:rsidR="00CF17CF" w:rsidRDefault="0093321A">
            <w:r>
              <w:rPr>
                <w:sz w:val="20"/>
                <w:szCs w:val="20"/>
              </w:rPr>
              <w:t>Controller VM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EFF" w14:textId="77777777" w:rsidR="00CF17CF" w:rsidRDefault="0093321A">
            <w:r>
              <w:rPr>
                <w:sz w:val="20"/>
                <w:szCs w:val="20"/>
              </w:rPr>
              <w:t>192.168.1.10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00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Hosts dashboard and API</w:t>
            </w:r>
          </w:p>
        </w:tc>
      </w:tr>
      <w:tr w:rsidR="00CF17CF" w14:paraId="1A959F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02" w14:textId="77777777" w:rsidR="00CF17CF" w:rsidRDefault="0093321A">
            <w:r>
              <w:rPr>
                <w:sz w:val="20"/>
                <w:szCs w:val="20"/>
              </w:rPr>
              <w:t>Worker Node 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03" w14:textId="77777777" w:rsidR="00CF17CF" w:rsidRDefault="0093321A">
            <w:r>
              <w:rPr>
                <w:sz w:val="20"/>
                <w:szCs w:val="20"/>
              </w:rPr>
              <w:t>192.168.1.11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04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Real VM interface; aliases .101–.120</w:t>
            </w:r>
          </w:p>
        </w:tc>
      </w:tr>
      <w:tr w:rsidR="00CF17CF" w14:paraId="1A959F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06" w14:textId="77777777" w:rsidR="00CF17CF" w:rsidRDefault="0093321A">
            <w:r>
              <w:rPr>
                <w:sz w:val="20"/>
                <w:szCs w:val="20"/>
              </w:rPr>
              <w:t>Worker Node 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07" w14:textId="77777777" w:rsidR="00CF17CF" w:rsidRDefault="0093321A">
            <w:r>
              <w:rPr>
                <w:sz w:val="20"/>
                <w:szCs w:val="20"/>
              </w:rPr>
              <w:t>192.168.1.12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08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Real VM interface; aliases .121–.140</w:t>
            </w:r>
          </w:p>
        </w:tc>
      </w:tr>
      <w:tr w:rsidR="00CF17CF" w14:paraId="1A959F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0A" w14:textId="77777777" w:rsidR="00CF17CF" w:rsidRDefault="0093321A">
            <w:r>
              <w:rPr>
                <w:sz w:val="20"/>
                <w:szCs w:val="20"/>
              </w:rPr>
              <w:t>Node 1 IP aliases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0B" w14:textId="77777777" w:rsidR="00CF17CF" w:rsidRDefault="0093321A">
            <w:r>
              <w:rPr>
                <w:sz w:val="20"/>
                <w:szCs w:val="20"/>
              </w:rPr>
              <w:t>192.168.1.101 – .120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0C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One alias per simulated user (up to 20)</w:t>
            </w:r>
          </w:p>
        </w:tc>
      </w:tr>
      <w:tr w:rsidR="00CF17CF" w14:paraId="1A959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0E" w14:textId="77777777" w:rsidR="00CF17CF" w:rsidRDefault="0093321A">
            <w:r>
              <w:rPr>
                <w:sz w:val="20"/>
                <w:szCs w:val="20"/>
              </w:rPr>
              <w:t>Node 2 IP aliases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0F" w14:textId="77777777" w:rsidR="00CF17CF" w:rsidRDefault="0093321A">
            <w:r>
              <w:rPr>
                <w:sz w:val="20"/>
                <w:szCs w:val="20"/>
              </w:rPr>
              <w:t>192.168.1.121 – .140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10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One alias per simulated user (up to 20)</w:t>
            </w:r>
          </w:p>
        </w:tc>
      </w:tr>
      <w:tr w:rsidR="00CF17CF" w14:paraId="1A959F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12" w14:textId="77777777" w:rsidR="00CF17CF" w:rsidRDefault="0093321A">
            <w:r>
              <w:rPr>
                <w:sz w:val="20"/>
                <w:szCs w:val="20"/>
              </w:rPr>
              <w:t>Subnet mask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13" w14:textId="77777777" w:rsidR="00CF17CF" w:rsidRDefault="0093321A">
            <w:r>
              <w:rPr>
                <w:sz w:val="20"/>
                <w:szCs w:val="20"/>
              </w:rPr>
              <w:t>/24 (255.255.255.0)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14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All VMs on same /24</w:t>
            </w:r>
          </w:p>
        </w:tc>
      </w:tr>
      <w:tr w:rsidR="00CF17CF" w14:paraId="1A959F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16" w14:textId="77777777" w:rsidR="00CF17CF" w:rsidRDefault="0093321A">
            <w:r>
              <w:rPr>
                <w:sz w:val="20"/>
                <w:szCs w:val="20"/>
              </w:rPr>
              <w:t>Default gateway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17" w14:textId="77777777" w:rsidR="00CF17CF" w:rsidRDefault="0093321A">
            <w:r>
              <w:rPr>
                <w:sz w:val="20"/>
                <w:szCs w:val="20"/>
              </w:rPr>
              <w:t>192.168.1.1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18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Required for web/YouTube workers</w:t>
            </w:r>
          </w:p>
        </w:tc>
      </w:tr>
    </w:tbl>
    <w:p w14:paraId="1A959F1A" w14:textId="77777777" w:rsidR="00CF17CF" w:rsidRDefault="00CF17CF">
      <w:pPr>
        <w:spacing w:after="100"/>
      </w:pPr>
    </w:p>
    <w:p w14:paraId="1A959F1B" w14:textId="77777777" w:rsidR="00CF17CF" w:rsidRDefault="0093321A">
      <w:pPr>
        <w:pStyle w:val="Heading2"/>
      </w:pPr>
      <w:proofErr w:type="gramStart"/>
      <w:r>
        <w:t>3.2  Firewall</w:t>
      </w:r>
      <w:proofErr w:type="gramEnd"/>
      <w:r>
        <w:t xml:space="preserve"> Rules</w:t>
      </w:r>
    </w:p>
    <w:p w14:paraId="1A959F1C" w14:textId="77777777" w:rsidR="00CF17CF" w:rsidRDefault="0093321A">
      <w:pPr>
        <w:spacing w:after="100"/>
      </w:pPr>
      <w:r>
        <w:t xml:space="preserve">Ensure the following ports are open between the relevant VMs. If using </w:t>
      </w:r>
      <w:proofErr w:type="spellStart"/>
      <w:r>
        <w:t>ufw</w:t>
      </w:r>
      <w:proofErr w:type="spellEnd"/>
      <w:r>
        <w:t xml:space="preserve">, the commands </w:t>
      </w:r>
      <w:proofErr w:type="gramStart"/>
      <w:r>
        <w:t>are provided</w:t>
      </w:r>
      <w:proofErr w:type="gramEnd"/>
      <w:r>
        <w:t>:</w:t>
      </w:r>
    </w:p>
    <w:p w14:paraId="1A959F1D" w14:textId="77777777" w:rsidR="00CF17CF" w:rsidRDefault="00CF17CF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5600"/>
      </w:tblGrid>
      <w:tr w:rsidR="00CF17CF" w14:paraId="1A959F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F1E" w14:textId="77777777" w:rsidR="00CF17CF" w:rsidRDefault="0093321A">
            <w:r>
              <w:rPr>
                <w:b/>
                <w:bCs/>
                <w:sz w:val="20"/>
                <w:szCs w:val="20"/>
              </w:rPr>
              <w:t>Port / Protocol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F1F" w14:textId="77777777" w:rsidR="00CF17CF" w:rsidRDefault="0093321A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F20" w14:textId="77777777" w:rsidR="00CF17CF" w:rsidRDefault="0093321A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CF17CF" w14:paraId="1A959F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22" w14:textId="77777777" w:rsidR="00CF17CF" w:rsidRDefault="0093321A">
            <w:r>
              <w:rPr>
                <w:sz w:val="20"/>
                <w:szCs w:val="20"/>
              </w:rPr>
              <w:t>TCP 8000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23" w14:textId="77777777" w:rsidR="00CF17CF" w:rsidRDefault="0093321A">
            <w:r>
              <w:rPr>
                <w:sz w:val="20"/>
                <w:szCs w:val="20"/>
              </w:rPr>
              <w:t>Workers → Controller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24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WebSocket + REST API</w:t>
            </w:r>
          </w:p>
        </w:tc>
      </w:tr>
      <w:tr w:rsidR="00CF17CF" w14:paraId="1A959F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26" w14:textId="77777777" w:rsidR="00CF17CF" w:rsidRDefault="0093321A">
            <w:r>
              <w:rPr>
                <w:sz w:val="20"/>
                <w:szCs w:val="20"/>
              </w:rPr>
              <w:t>UDP 3478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27" w14:textId="77777777" w:rsidR="00CF17CF" w:rsidRDefault="0093321A">
            <w:r>
              <w:rPr>
                <w:sz w:val="20"/>
                <w:szCs w:val="20"/>
              </w:rPr>
              <w:t>Workers ↔ Workers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28" w14:textId="77777777" w:rsidR="00CF17CF" w:rsidRDefault="0093321A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Teams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-style voice traffic (DSCP EF)</w:t>
            </w:r>
          </w:p>
        </w:tc>
      </w:tr>
      <w:tr w:rsidR="00CF17CF" w14:paraId="1A959F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2A" w14:textId="77777777" w:rsidR="00CF17CF" w:rsidRDefault="0093321A">
            <w:r>
              <w:rPr>
                <w:sz w:val="20"/>
                <w:szCs w:val="20"/>
              </w:rPr>
              <w:t>UDP 3479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2B" w14:textId="77777777" w:rsidR="00CF17CF" w:rsidRDefault="0093321A">
            <w:r>
              <w:rPr>
                <w:sz w:val="20"/>
                <w:szCs w:val="20"/>
              </w:rPr>
              <w:t>Workers ↔ Workers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2C" w14:textId="77777777" w:rsidR="00CF17CF" w:rsidRDefault="0093321A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Teams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-style video traffic (DSCP AF41)</w:t>
            </w:r>
          </w:p>
        </w:tc>
      </w:tr>
      <w:tr w:rsidR="00CF17CF" w14:paraId="1A959F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2E" w14:textId="77777777" w:rsidR="00CF17CF" w:rsidRDefault="0093321A">
            <w:r>
              <w:rPr>
                <w:sz w:val="20"/>
                <w:szCs w:val="20"/>
              </w:rPr>
              <w:t>UDP 3480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2F" w14:textId="77777777" w:rsidR="00CF17CF" w:rsidRDefault="0093321A">
            <w:r>
              <w:rPr>
                <w:sz w:val="20"/>
                <w:szCs w:val="20"/>
              </w:rPr>
              <w:t>Workers ↔ Workers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30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Teams-style screenshare (DSCP AF21)</w:t>
            </w:r>
          </w:p>
        </w:tc>
      </w:tr>
      <w:tr w:rsidR="00CF17CF" w14:paraId="1A959F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32" w14:textId="77777777" w:rsidR="00CF17CF" w:rsidRDefault="0093321A">
            <w:r>
              <w:rPr>
                <w:sz w:val="20"/>
                <w:szCs w:val="20"/>
              </w:rPr>
              <w:t>TCP 443/80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33" w14:textId="77777777" w:rsidR="00CF17CF" w:rsidRDefault="0093321A">
            <w:r>
              <w:rPr>
                <w:sz w:val="20"/>
                <w:szCs w:val="20"/>
              </w:rPr>
              <w:t>Workers → Internet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34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Web browsing &amp; YouTube workers</w:t>
            </w:r>
          </w:p>
        </w:tc>
      </w:tr>
    </w:tbl>
    <w:p w14:paraId="1A959F36" w14:textId="77777777" w:rsidR="00CF17CF" w:rsidRDefault="00CF17CF">
      <w:pPr>
        <w:spacing w:after="100"/>
      </w:pPr>
    </w:p>
    <w:p w14:paraId="1A959F37" w14:textId="77777777" w:rsidR="00CF17CF" w:rsidRDefault="0093321A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On the controller VM: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allow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8000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tcp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On each worker VM: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allow 3478/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udp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allow 3479/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udp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ufw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allow 3480/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udp</w:t>
      </w:r>
      <w:proofErr w:type="spellEnd"/>
    </w:p>
    <w:p w14:paraId="1A959F38" w14:textId="77777777" w:rsidR="00CF17CF" w:rsidRDefault="0093321A">
      <w:r>
        <w:br w:type="page"/>
      </w:r>
    </w:p>
    <w:p w14:paraId="1A959F39" w14:textId="77777777" w:rsidR="00CF17CF" w:rsidRDefault="0093321A">
      <w:pPr>
        <w:pStyle w:val="Heading1"/>
        <w:pBdr>
          <w:bottom w:val="single" w:sz="6" w:space="4" w:color="2E75B6"/>
        </w:pBdr>
      </w:pPr>
      <w:r>
        <w:lastRenderedPageBreak/>
        <w:t>4</w:t>
      </w:r>
      <w:proofErr w:type="gramStart"/>
      <w:r>
        <w:t>.  Controller</w:t>
      </w:r>
      <w:proofErr w:type="gramEnd"/>
      <w:r>
        <w:t xml:space="preserve"> VM Setup</w:t>
      </w:r>
    </w:p>
    <w:p w14:paraId="1A959F3A" w14:textId="77777777" w:rsidR="00CF17CF" w:rsidRDefault="0093321A">
      <w:pPr>
        <w:spacing w:after="100"/>
      </w:pPr>
      <w:r>
        <w:t>Perform all steps in this section on the Controller VM (192.168.1.10 in the example).</w:t>
      </w:r>
    </w:p>
    <w:p w14:paraId="1A959F3B" w14:textId="77777777" w:rsidR="00CF17CF" w:rsidRDefault="00CF17CF">
      <w:pPr>
        <w:spacing w:after="100"/>
      </w:pPr>
    </w:p>
    <w:p w14:paraId="1A959F3C" w14:textId="77777777" w:rsidR="00CF17CF" w:rsidRDefault="0093321A">
      <w:pPr>
        <w:pStyle w:val="Heading2"/>
      </w:pPr>
      <w:proofErr w:type="gramStart"/>
      <w:r>
        <w:t>4.1  Install</w:t>
      </w:r>
      <w:proofErr w:type="gramEnd"/>
      <w:r>
        <w:t xml:space="preserve"> System Packages</w:t>
      </w:r>
    </w:p>
    <w:p w14:paraId="1A959F3D" w14:textId="77777777" w:rsidR="00CF17CF" w:rsidRDefault="0093321A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apt-get update &amp;&amp;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apt-get upgrade -y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apt-get install -y python3 python3-pip git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nodejs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chrony</w:t>
      </w:r>
      <w:proofErr w:type="spellEnd"/>
      <w:proofErr w:type="gramEnd"/>
    </w:p>
    <w:p w14:paraId="1A959F3E" w14:textId="77777777" w:rsidR="00CF17CF" w:rsidRDefault="00CF17CF">
      <w:pPr>
        <w:spacing w:after="100"/>
      </w:pPr>
    </w:p>
    <w:p w14:paraId="1A959F3F" w14:textId="77777777" w:rsidR="00CF17CF" w:rsidRDefault="0093321A">
      <w:pPr>
        <w:pStyle w:val="Heading2"/>
      </w:pPr>
      <w:proofErr w:type="gramStart"/>
      <w:r>
        <w:t>4.2  Clone</w:t>
      </w:r>
      <w:proofErr w:type="gramEnd"/>
      <w:r>
        <w:t xml:space="preserve"> the Repository</w:t>
      </w:r>
    </w:p>
    <w:p w14:paraId="1A959F40" w14:textId="77777777" w:rsidR="00CF17CF" w:rsidRDefault="0093321A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USER:$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 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t>git clone https://github.com/your-org/netlab.git 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cd /opt/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proofErr w:type="gramEnd"/>
    </w:p>
    <w:p w14:paraId="1A959F41" w14:textId="77777777" w:rsidR="00CF17CF" w:rsidRDefault="00CF17CF">
      <w:pPr>
        <w:spacing w:after="100"/>
      </w:pPr>
    </w:p>
    <w:p w14:paraId="1A959F42" w14:textId="401EFB17" w:rsidR="00CF17CF" w:rsidRDefault="0093321A">
      <w:pPr>
        <w:pBdr>
          <w:left w:val="single" w:sz="12" w:space="8" w:color="FFC107"/>
        </w:pBdr>
        <w:shd w:val="clear" w:color="auto" w:fill="FFF3CD"/>
        <w:spacing w:before="120" w:after="120"/>
        <w:ind w:left="240" w:right="240"/>
      </w:pPr>
      <w:proofErr w:type="gramStart"/>
      <w:r>
        <w:rPr>
          <w:b/>
          <w:bCs/>
          <w:color w:val="856404"/>
          <w:sz w:val="20"/>
          <w:szCs w:val="20"/>
        </w:rPr>
        <w:t xml:space="preserve">NOTE  </w:t>
      </w:r>
      <w:r>
        <w:rPr>
          <w:sz w:val="20"/>
          <w:szCs w:val="20"/>
        </w:rPr>
        <w:t>If</w:t>
      </w:r>
      <w:proofErr w:type="gramEnd"/>
      <w:r>
        <w:rPr>
          <w:sz w:val="20"/>
          <w:szCs w:val="20"/>
        </w:rPr>
        <w:t xml:space="preserve"> you received the project as a folder of source files rather than a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 xml:space="preserve"> repo, first create and own the directory on each VM (</w:t>
      </w:r>
      <w:proofErr w:type="spellStart"/>
      <w:r>
        <w:rPr>
          <w:sz w:val="20"/>
          <w:szCs w:val="20"/>
        </w:rPr>
        <w:t>sudo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mkdir</w:t>
      </w:r>
      <w:proofErr w:type="spellEnd"/>
      <w:r>
        <w:rPr>
          <w:sz w:val="20"/>
          <w:szCs w:val="20"/>
        </w:rPr>
        <w:t xml:space="preserve"> /opt/</w:t>
      </w:r>
      <w:proofErr w:type="spellStart"/>
      <w:r>
        <w:rPr>
          <w:sz w:val="20"/>
          <w:szCs w:val="20"/>
        </w:rPr>
        <w:t>netlab</w:t>
      </w:r>
      <w:proofErr w:type="spellEnd"/>
      <w:r>
        <w:rPr>
          <w:sz w:val="20"/>
          <w:szCs w:val="20"/>
        </w:rPr>
        <w:t xml:space="preserve"> &amp;&amp; </w:t>
      </w:r>
      <w:proofErr w:type="spellStart"/>
      <w:r>
        <w:rPr>
          <w:sz w:val="20"/>
          <w:szCs w:val="20"/>
        </w:rPr>
        <w:t>sudo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chown</w:t>
      </w:r>
      <w:proofErr w:type="spellEnd"/>
      <w:r>
        <w:rPr>
          <w:sz w:val="20"/>
          <w:szCs w:val="20"/>
        </w:rPr>
        <w:t xml:space="preserve"> $</w:t>
      </w:r>
      <w:proofErr w:type="gramStart"/>
      <w:r>
        <w:rPr>
          <w:sz w:val="20"/>
          <w:szCs w:val="20"/>
        </w:rPr>
        <w:t>USER:$</w:t>
      </w:r>
      <w:proofErr w:type="gramEnd"/>
      <w:r>
        <w:rPr>
          <w:sz w:val="20"/>
          <w:szCs w:val="20"/>
        </w:rPr>
        <w:t>USER /opt/</w:t>
      </w:r>
      <w:proofErr w:type="spellStart"/>
      <w:r>
        <w:rPr>
          <w:sz w:val="20"/>
          <w:szCs w:val="20"/>
        </w:rPr>
        <w:t>netlab</w:t>
      </w:r>
      <w:proofErr w:type="spellEnd"/>
      <w:r>
        <w:rPr>
          <w:sz w:val="20"/>
          <w:szCs w:val="20"/>
        </w:rPr>
        <w:t xml:space="preserve">), then copy the </w:t>
      </w:r>
      <w:proofErr w:type="spellStart"/>
      <w:r>
        <w:rPr>
          <w:sz w:val="20"/>
          <w:szCs w:val="20"/>
        </w:rPr>
        <w:t>netlab</w:t>
      </w:r>
      <w:proofErr w:type="spellEnd"/>
      <w:r>
        <w:rPr>
          <w:sz w:val="20"/>
          <w:szCs w:val="20"/>
        </w:rPr>
        <w:t>/ directory into /opt/</w:t>
      </w:r>
      <w:proofErr w:type="spellStart"/>
      <w:r>
        <w:rPr>
          <w:sz w:val="20"/>
          <w:szCs w:val="20"/>
        </w:rPr>
        <w:t>netlab</w:t>
      </w:r>
      <w:proofErr w:type="spellEnd"/>
      <w:r>
        <w:rPr>
          <w:sz w:val="20"/>
          <w:szCs w:val="20"/>
        </w:rPr>
        <w:t>.</w:t>
      </w:r>
    </w:p>
    <w:p w14:paraId="1A959F43" w14:textId="77777777" w:rsidR="00CF17CF" w:rsidRDefault="00CF17CF">
      <w:pPr>
        <w:spacing w:after="100"/>
      </w:pPr>
    </w:p>
    <w:p w14:paraId="1A959F44" w14:textId="77777777" w:rsidR="00CF17CF" w:rsidRDefault="0093321A">
      <w:pPr>
        <w:pStyle w:val="Heading2"/>
      </w:pPr>
      <w:proofErr w:type="gramStart"/>
      <w:r>
        <w:t>4.3  Deploy</w:t>
      </w:r>
      <w:proofErr w:type="gramEnd"/>
      <w:r>
        <w:t xml:space="preserve"> Project Files</w:t>
      </w:r>
    </w:p>
    <w:p w14:paraId="1A959F45" w14:textId="77777777" w:rsidR="00CF17CF" w:rsidRDefault="0093321A">
      <w:pPr>
        <w:spacing w:after="100"/>
      </w:pPr>
      <w:r>
        <w:t xml:space="preserve">Copy each of the following files from the </w:t>
      </w:r>
      <w:proofErr w:type="spellStart"/>
      <w:r>
        <w:t>TrafficGenTool</w:t>
      </w:r>
      <w:proofErr w:type="spellEnd"/>
      <w:r>
        <w:t>/ folder into the corresponding location in the project tree. These files replace the originals from the base project and include all features developed through Task 5:</w:t>
      </w:r>
    </w:p>
    <w:p w14:paraId="1A959F46" w14:textId="77777777" w:rsidR="00CF17CF" w:rsidRDefault="00CF17CF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4"/>
        <w:gridCol w:w="4174"/>
        <w:gridCol w:w="2922"/>
      </w:tblGrid>
      <w:tr w:rsidR="00CF17CF" w14:paraId="1A959F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F47" w14:textId="77777777" w:rsidR="00CF17CF" w:rsidRDefault="0093321A">
            <w:r>
              <w:rPr>
                <w:b/>
                <w:bCs/>
                <w:sz w:val="20"/>
                <w:szCs w:val="20"/>
              </w:rPr>
              <w:t>File (</w:t>
            </w:r>
            <w:proofErr w:type="spellStart"/>
            <w:r>
              <w:rPr>
                <w:b/>
                <w:bCs/>
                <w:sz w:val="20"/>
                <w:szCs w:val="20"/>
              </w:rPr>
              <w:t>TrafficGenTool</w:t>
            </w:r>
            <w:proofErr w:type="spellEnd"/>
            <w:r>
              <w:rPr>
                <w:b/>
                <w:bCs/>
                <w:sz w:val="20"/>
                <w:szCs w:val="20"/>
              </w:rPr>
              <w:t>/)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F48" w14:textId="77777777" w:rsidR="00CF17CF" w:rsidRDefault="0093321A">
            <w:r>
              <w:rPr>
                <w:b/>
                <w:bCs/>
                <w:sz w:val="20"/>
                <w:szCs w:val="20"/>
              </w:rPr>
              <w:t>Destination in /opt/</w:t>
            </w:r>
            <w:proofErr w:type="spellStart"/>
            <w:r>
              <w:rPr>
                <w:b/>
                <w:bCs/>
                <w:sz w:val="20"/>
                <w:szCs w:val="20"/>
              </w:rPr>
              <w:t>netlab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9F49" w14:textId="77777777" w:rsidR="00CF17CF" w:rsidRDefault="0093321A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CF17CF" w14:paraId="1A959F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4B" w14:textId="77777777" w:rsidR="00CF17CF" w:rsidRDefault="0093321A">
            <w:r>
              <w:rPr>
                <w:sz w:val="20"/>
                <w:szCs w:val="20"/>
              </w:rPr>
              <w:t>agent.py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4C" w14:textId="77777777" w:rsidR="00CF17CF" w:rsidRDefault="0093321A">
            <w:r>
              <w:rPr>
                <w:sz w:val="20"/>
                <w:szCs w:val="20"/>
              </w:rPr>
              <w:t>agent/agent.py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4D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Main agent process</w:t>
            </w:r>
          </w:p>
        </w:tc>
      </w:tr>
      <w:tr w:rsidR="00CF17CF" w14:paraId="1A959F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4F" w14:textId="77777777" w:rsidR="00CF17CF" w:rsidRDefault="0093321A">
            <w:r>
              <w:rPr>
                <w:sz w:val="20"/>
                <w:szCs w:val="20"/>
              </w:rPr>
              <w:t>models.py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50" w14:textId="77777777" w:rsidR="00CF17CF" w:rsidRDefault="0093321A">
            <w:r>
              <w:rPr>
                <w:sz w:val="20"/>
                <w:szCs w:val="20"/>
              </w:rPr>
              <w:t>controller/models.py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51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Shared data models</w:t>
            </w:r>
          </w:p>
        </w:tc>
      </w:tr>
      <w:tr w:rsidR="00CF17CF" w14:paraId="1A959F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53" w14:textId="77777777" w:rsidR="00CF17CF" w:rsidRDefault="0093321A">
            <w:r>
              <w:rPr>
                <w:sz w:val="20"/>
                <w:szCs w:val="20"/>
              </w:rPr>
              <w:t>distributor.py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54" w14:textId="77777777" w:rsidR="00CF17CF" w:rsidRDefault="0093321A">
            <w:r>
              <w:rPr>
                <w:sz w:val="20"/>
                <w:szCs w:val="20"/>
              </w:rPr>
              <w:t>controller/distributor.py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55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Plan distributor</w:t>
            </w:r>
          </w:p>
        </w:tc>
      </w:tr>
      <w:tr w:rsidR="00CF17CF" w14:paraId="1A959F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57" w14:textId="77777777" w:rsidR="00CF17CF" w:rsidRDefault="0093321A">
            <w:r>
              <w:rPr>
                <w:sz w:val="20"/>
                <w:szCs w:val="20"/>
              </w:rPr>
              <w:t>session_store.py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58" w14:textId="77777777" w:rsidR="00CF17CF" w:rsidRDefault="0093321A">
            <w:r>
              <w:rPr>
                <w:sz w:val="20"/>
                <w:szCs w:val="20"/>
              </w:rPr>
              <w:t>controller/session_store.py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59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In-memory session store + alert tracking</w:t>
            </w:r>
          </w:p>
        </w:tc>
      </w:tr>
      <w:tr w:rsidR="00CF17CF" w14:paraId="1A959F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5B" w14:textId="77777777" w:rsidR="00CF17CF" w:rsidRDefault="0093321A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5C" w14:textId="77777777" w:rsidR="00CF17CF" w:rsidRDefault="0093321A">
            <w:r>
              <w:rPr>
                <w:sz w:val="20"/>
                <w:szCs w:val="20"/>
              </w:rPr>
              <w:t>controller/main.py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5D" w14:textId="77777777" w:rsidR="00CF17CF" w:rsidRDefault="0093321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application</w:t>
            </w:r>
          </w:p>
        </w:tc>
      </w:tr>
      <w:tr w:rsidR="00CF17CF" w14:paraId="1A959F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5F" w14:textId="77777777" w:rsidR="00CF17CF" w:rsidRDefault="0093321A">
            <w:r>
              <w:rPr>
                <w:sz w:val="20"/>
                <w:szCs w:val="20"/>
              </w:rPr>
              <w:t>web_worker.py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60" w14:textId="77777777" w:rsidR="00CF17CF" w:rsidRDefault="0093321A">
            <w:r>
              <w:rPr>
                <w:sz w:val="20"/>
                <w:szCs w:val="20"/>
              </w:rPr>
              <w:t>agent/workers/web_worker.py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61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Headless web browsing worker</w:t>
            </w:r>
          </w:p>
        </w:tc>
      </w:tr>
      <w:tr w:rsidR="00CF17CF" w14:paraId="1A959F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63" w14:textId="77777777" w:rsidR="00CF17CF" w:rsidRDefault="0093321A">
            <w:r>
              <w:rPr>
                <w:sz w:val="20"/>
                <w:szCs w:val="20"/>
              </w:rPr>
              <w:t>youtube_worker.py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64" w14:textId="77777777" w:rsidR="00CF17CF" w:rsidRDefault="0093321A">
            <w:r>
              <w:rPr>
                <w:sz w:val="20"/>
                <w:szCs w:val="20"/>
              </w:rPr>
              <w:t>agent/workers/youtube_worker.py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65" w14:textId="77777777" w:rsidR="00CF17CF" w:rsidRDefault="0093321A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yt-dlp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streaming worker</w:t>
            </w:r>
          </w:p>
        </w:tc>
      </w:tr>
      <w:tr w:rsidR="00CF17CF" w14:paraId="1A959F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67" w14:textId="77777777" w:rsidR="00CF17CF" w:rsidRDefault="0093321A">
            <w:r>
              <w:rPr>
                <w:sz w:val="20"/>
                <w:szCs w:val="20"/>
              </w:rPr>
              <w:t>useController.js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68" w14:textId="77777777" w:rsidR="00CF17CF" w:rsidRDefault="0093321A">
            <w:r>
              <w:rPr>
                <w:sz w:val="20"/>
                <w:szCs w:val="20"/>
              </w:rPr>
              <w:t>dashboard/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/hooks/useController.js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69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Dashboard WebSocket hook</w:t>
            </w:r>
          </w:p>
        </w:tc>
      </w:tr>
      <w:tr w:rsidR="00CF17CF" w14:paraId="1A959F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6B" w14:textId="77777777" w:rsidR="00CF17CF" w:rsidRDefault="0093321A">
            <w:proofErr w:type="spellStart"/>
            <w:r>
              <w:rPr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6C" w14:textId="77777777" w:rsidR="00CF17CF" w:rsidRDefault="0093321A">
            <w:r>
              <w:rPr>
                <w:sz w:val="20"/>
                <w:szCs w:val="20"/>
              </w:rPr>
              <w:t>dashboard/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6D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Dashboard root component</w:t>
            </w:r>
          </w:p>
        </w:tc>
      </w:tr>
      <w:tr w:rsidR="00CF17CF" w14:paraId="1A959F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6F" w14:textId="77777777" w:rsidR="00CF17CF" w:rsidRDefault="0093321A">
            <w:proofErr w:type="spellStart"/>
            <w:r>
              <w:rPr>
                <w:sz w:val="20"/>
                <w:szCs w:val="20"/>
              </w:rPr>
              <w:t>NodePanel.jsx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70" w14:textId="77777777" w:rsidR="00CF17CF" w:rsidRDefault="0093321A">
            <w:r>
              <w:rPr>
                <w:sz w:val="20"/>
                <w:szCs w:val="20"/>
              </w:rPr>
              <w:t>dashboard/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NodePanel.jsx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71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Worker node list with clock delta</w:t>
            </w:r>
          </w:p>
        </w:tc>
      </w:tr>
      <w:tr w:rsidR="00CF17CF" w14:paraId="1A959F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73" w14:textId="77777777" w:rsidR="00CF17CF" w:rsidRDefault="0093321A">
            <w:r>
              <w:rPr>
                <w:sz w:val="20"/>
                <w:szCs w:val="20"/>
              </w:rPr>
              <w:t>run_web_worker_tests.py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74" w14:textId="77777777" w:rsidR="00CF17CF" w:rsidRDefault="0093321A">
            <w:r>
              <w:rPr>
                <w:sz w:val="20"/>
                <w:szCs w:val="20"/>
              </w:rPr>
              <w:t>tests/run_web_worker_tests.py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75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Web worker test suite</w:t>
            </w:r>
          </w:p>
        </w:tc>
      </w:tr>
      <w:tr w:rsidR="00CF17CF" w14:paraId="1A959F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77" w14:textId="77777777" w:rsidR="00CF17CF" w:rsidRDefault="0093321A">
            <w:r>
              <w:rPr>
                <w:sz w:val="20"/>
                <w:szCs w:val="20"/>
              </w:rPr>
              <w:lastRenderedPageBreak/>
              <w:t>run_youtube_worker_tests.py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78" w14:textId="77777777" w:rsidR="00CF17CF" w:rsidRDefault="0093321A">
            <w:r>
              <w:rPr>
                <w:sz w:val="20"/>
                <w:szCs w:val="20"/>
              </w:rPr>
              <w:t>tests/run_youtube_worker_tests.py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79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YouTube worker test suite</w:t>
            </w:r>
          </w:p>
        </w:tc>
      </w:tr>
      <w:tr w:rsidR="00CF17CF" w14:paraId="1A959F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7B" w14:textId="77777777" w:rsidR="00CF17CF" w:rsidRDefault="0093321A">
            <w:r>
              <w:rPr>
                <w:sz w:val="20"/>
                <w:szCs w:val="20"/>
              </w:rPr>
              <w:t>run_alert_tests.py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7C" w14:textId="77777777" w:rsidR="00CF17CF" w:rsidRDefault="0093321A">
            <w:r>
              <w:rPr>
                <w:sz w:val="20"/>
                <w:szCs w:val="20"/>
              </w:rPr>
              <w:t>tests/run_alert_tests.py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7D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Alert threshold test suite</w:t>
            </w:r>
          </w:p>
        </w:tc>
      </w:tr>
      <w:tr w:rsidR="00CF17CF" w14:paraId="1A959F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7F" w14:textId="77777777" w:rsidR="00CF17CF" w:rsidRDefault="0093321A">
            <w:r>
              <w:rPr>
                <w:sz w:val="20"/>
                <w:szCs w:val="20"/>
              </w:rPr>
              <w:t>run_ntp_tests.py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80" w14:textId="77777777" w:rsidR="00CF17CF" w:rsidRDefault="0093321A">
            <w:r>
              <w:rPr>
                <w:sz w:val="20"/>
                <w:szCs w:val="20"/>
              </w:rPr>
              <w:t>tests/run_ntp_tests.py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9F81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NTP sync check test suite</w:t>
            </w:r>
          </w:p>
        </w:tc>
      </w:tr>
    </w:tbl>
    <w:p w14:paraId="1A959F83" w14:textId="77777777" w:rsidR="00CF17CF" w:rsidRDefault="00CF17CF">
      <w:pPr>
        <w:spacing w:after="100"/>
      </w:pPr>
    </w:p>
    <w:p w14:paraId="1A959F84" w14:textId="77777777" w:rsidR="00CF17CF" w:rsidRDefault="0093321A">
      <w:pPr>
        <w:pStyle w:val="Heading2"/>
      </w:pPr>
      <w:proofErr w:type="gramStart"/>
      <w:r>
        <w:t>4.4  Install</w:t>
      </w:r>
      <w:proofErr w:type="gramEnd"/>
      <w:r>
        <w:t xml:space="preserve"> Python Dependencies</w:t>
      </w:r>
    </w:p>
    <w:p w14:paraId="1A959F85" w14:textId="77777777" w:rsidR="00CF17CF" w:rsidRDefault="0093321A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pip3 install -r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requirements.txt</w:t>
      </w:r>
      <w:proofErr w:type="gramEnd"/>
    </w:p>
    <w:p w14:paraId="1A959F86" w14:textId="77777777" w:rsidR="00CF17CF" w:rsidRDefault="00CF17CF">
      <w:pPr>
        <w:spacing w:after="100"/>
      </w:pPr>
    </w:p>
    <w:p w14:paraId="1A959F87" w14:textId="77777777" w:rsidR="00CF17CF" w:rsidRDefault="0093321A">
      <w:pPr>
        <w:spacing w:after="100"/>
      </w:pPr>
      <w:r>
        <w:t xml:space="preserve">The requirements.txt file covers: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uvicorn</w:t>
      </w:r>
      <w:proofErr w:type="spellEnd"/>
      <w:r>
        <w:t xml:space="preserve">[standard], 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 xml:space="preserve">, </w:t>
      </w:r>
      <w:proofErr w:type="spellStart"/>
      <w:r>
        <w:t>aiohttp</w:t>
      </w:r>
      <w:proofErr w:type="spellEnd"/>
      <w:r>
        <w:t xml:space="preserve">, </w:t>
      </w:r>
      <w:proofErr w:type="spellStart"/>
      <w:r>
        <w:t>reportlab</w:t>
      </w:r>
      <w:proofErr w:type="spellEnd"/>
      <w:r>
        <w:t>.</w:t>
      </w:r>
    </w:p>
    <w:p w14:paraId="1A959F88" w14:textId="77777777" w:rsidR="00CF17CF" w:rsidRDefault="00CF17CF">
      <w:pPr>
        <w:spacing w:after="100"/>
      </w:pPr>
    </w:p>
    <w:p w14:paraId="1A959F89" w14:textId="77777777" w:rsidR="00CF17CF" w:rsidRDefault="0093321A">
      <w:pPr>
        <w:pStyle w:val="Heading2"/>
      </w:pPr>
      <w:proofErr w:type="gramStart"/>
      <w:r>
        <w:t>4.5  Build</w:t>
      </w:r>
      <w:proofErr w:type="gramEnd"/>
      <w:r>
        <w:t xml:space="preserve"> the React Dashboard</w:t>
      </w:r>
    </w:p>
    <w:p w14:paraId="1A959F8A" w14:textId="77777777" w:rsidR="00CF17CF" w:rsidRDefault="0093321A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/dashboard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install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run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build</w:t>
      </w:r>
      <w:proofErr w:type="gramEnd"/>
    </w:p>
    <w:p w14:paraId="1A959F8B" w14:textId="77777777" w:rsidR="00CF17CF" w:rsidRDefault="00CF17CF">
      <w:pPr>
        <w:spacing w:after="100"/>
      </w:pPr>
    </w:p>
    <w:p w14:paraId="1A959F8C" w14:textId="77777777" w:rsidR="00CF17CF" w:rsidRDefault="0093321A">
      <w:pPr>
        <w:spacing w:after="100"/>
      </w:pPr>
      <w:r>
        <w:t>This produces a dashboard/</w:t>
      </w:r>
      <w:proofErr w:type="spellStart"/>
      <w:r>
        <w:t>dist</w:t>
      </w:r>
      <w:proofErr w:type="spellEnd"/>
      <w:r>
        <w:t xml:space="preserve">/ directory that </w:t>
      </w:r>
      <w:proofErr w:type="spellStart"/>
      <w:r>
        <w:t>FastAPI</w:t>
      </w:r>
      <w:proofErr w:type="spellEnd"/>
      <w:r>
        <w:t xml:space="preserve"> serves as static files. You only need to rebuild if you edit dashboard source files.</w:t>
      </w:r>
    </w:p>
    <w:p w14:paraId="1A959F8D" w14:textId="77777777" w:rsidR="00CF17CF" w:rsidRDefault="00CF17CF">
      <w:pPr>
        <w:spacing w:after="100"/>
      </w:pPr>
    </w:p>
    <w:p w14:paraId="1A959F8E" w14:textId="77777777" w:rsidR="00CF17CF" w:rsidRDefault="0093321A">
      <w:pPr>
        <w:pStyle w:val="Heading2"/>
      </w:pPr>
      <w:proofErr w:type="gramStart"/>
      <w:r>
        <w:t>4.6  Enable</w:t>
      </w:r>
      <w:proofErr w:type="gramEnd"/>
      <w:r>
        <w:t xml:space="preserve"> NTP (</w:t>
      </w:r>
      <w:proofErr w:type="spellStart"/>
      <w:r>
        <w:t>chrony</w:t>
      </w:r>
      <w:proofErr w:type="spellEnd"/>
      <w:r>
        <w:t>)</w:t>
      </w:r>
    </w:p>
    <w:p w14:paraId="1A959F8F" w14:textId="77777777" w:rsidR="00CF17CF" w:rsidRDefault="0093321A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chrony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--now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chronyc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tracking     # verify sync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status</w:t>
      </w:r>
      <w:proofErr w:type="gramEnd"/>
    </w:p>
    <w:p w14:paraId="1A959F90" w14:textId="77777777" w:rsidR="00CF17CF" w:rsidRDefault="00CF17CF">
      <w:pPr>
        <w:spacing w:after="100"/>
      </w:pPr>
    </w:p>
    <w:p w14:paraId="1A959F91" w14:textId="77777777" w:rsidR="00CF17CF" w:rsidRDefault="0093321A">
      <w:pPr>
        <w:pBdr>
          <w:left w:val="single" w:sz="12" w:space="8" w:color="FFC107"/>
        </w:pBdr>
        <w:shd w:val="clear" w:color="auto" w:fill="FFF3CD"/>
        <w:spacing w:before="120" w:after="120"/>
        <w:ind w:left="240" w:right="240"/>
      </w:pPr>
      <w:proofErr w:type="gramStart"/>
      <w:r>
        <w:rPr>
          <w:b/>
          <w:bCs/>
          <w:color w:val="856404"/>
          <w:sz w:val="20"/>
          <w:szCs w:val="20"/>
        </w:rPr>
        <w:t xml:space="preserve">NOTE  </w:t>
      </w:r>
      <w:r>
        <w:rPr>
          <w:sz w:val="20"/>
          <w:szCs w:val="20"/>
        </w:rPr>
        <w:t>Wait</w:t>
      </w:r>
      <w:proofErr w:type="gramEnd"/>
      <w:r>
        <w:rPr>
          <w:sz w:val="20"/>
          <w:szCs w:val="20"/>
        </w:rPr>
        <w:t xml:space="preserve"> until </w:t>
      </w:r>
      <w:proofErr w:type="spellStart"/>
      <w:r>
        <w:rPr>
          <w:sz w:val="20"/>
          <w:szCs w:val="20"/>
        </w:rPr>
        <w:t>chronyc</w:t>
      </w:r>
      <w:proofErr w:type="spellEnd"/>
      <w:r>
        <w:rPr>
          <w:sz w:val="20"/>
          <w:szCs w:val="20"/>
        </w:rPr>
        <w:t xml:space="preserve"> tracking shows 'System time' offset below 50 </w:t>
      </w:r>
      <w:proofErr w:type="spellStart"/>
      <w:r>
        <w:rPr>
          <w:sz w:val="20"/>
          <w:szCs w:val="20"/>
        </w:rPr>
        <w:t>ms</w:t>
      </w:r>
      <w:proofErr w:type="spellEnd"/>
      <w:r>
        <w:rPr>
          <w:sz w:val="20"/>
          <w:szCs w:val="20"/>
        </w:rPr>
        <w:t xml:space="preserve"> and 'Leap status: Normal' before running tests. Accurate clocks </w:t>
      </w:r>
      <w:proofErr w:type="gramStart"/>
      <w:r>
        <w:rPr>
          <w:sz w:val="20"/>
          <w:szCs w:val="20"/>
        </w:rPr>
        <w:t>are required</w:t>
      </w:r>
      <w:proofErr w:type="gramEnd"/>
      <w:r>
        <w:rPr>
          <w:sz w:val="20"/>
          <w:szCs w:val="20"/>
        </w:rPr>
        <w:t xml:space="preserve"> for reliable one-way latency measurements.</w:t>
      </w:r>
    </w:p>
    <w:p w14:paraId="1A959F92" w14:textId="77777777" w:rsidR="00CF17CF" w:rsidRDefault="00CF17CF">
      <w:pPr>
        <w:spacing w:after="100"/>
      </w:pPr>
    </w:p>
    <w:p w14:paraId="1A959F93" w14:textId="77777777" w:rsidR="00CF17CF" w:rsidRDefault="0093321A">
      <w:pPr>
        <w:pStyle w:val="Heading2"/>
      </w:pPr>
      <w:proofErr w:type="gramStart"/>
      <w:r>
        <w:t>4.7  Start</w:t>
      </w:r>
      <w:proofErr w:type="gramEnd"/>
      <w:r>
        <w:t xml:space="preserve"> the Controller (Development Mode)</w:t>
      </w:r>
    </w:p>
    <w:p w14:paraId="1A959F94" w14:textId="77777777" w:rsidR="00CF17CF" w:rsidRDefault="0093321A">
      <w:pPr>
        <w:spacing w:after="100"/>
      </w:pPr>
      <w:r>
        <w:t>For initial testing, run the controller directly from the terminal:</w:t>
      </w:r>
    </w:p>
    <w:p w14:paraId="1A959F95" w14:textId="77777777" w:rsidR="00CF17CF" w:rsidRDefault="0093321A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controller.main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:app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--host 0.0.0.0 --port 8000 --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reload</w:t>
      </w:r>
      <w:proofErr w:type="gramEnd"/>
    </w:p>
    <w:p w14:paraId="1A959F96" w14:textId="77777777" w:rsidR="00CF17CF" w:rsidRDefault="00CF17CF">
      <w:pPr>
        <w:spacing w:after="100"/>
      </w:pPr>
    </w:p>
    <w:p w14:paraId="1A959F97" w14:textId="77777777" w:rsidR="00CF17CF" w:rsidRDefault="0093321A">
      <w:pPr>
        <w:spacing w:after="100"/>
      </w:pPr>
      <w:r>
        <w:t xml:space="preserve">Open a browser and navigate to http://192.168.1.10:8000. You should see the </w:t>
      </w:r>
      <w:proofErr w:type="spellStart"/>
      <w:r>
        <w:t>NetLab</w:t>
      </w:r>
      <w:proofErr w:type="spellEnd"/>
      <w:r>
        <w:t xml:space="preserve"> dashboard with an empty node list. Leave this terminal open and proceed to Section 5 to set up worker VMs.</w:t>
      </w:r>
    </w:p>
    <w:p w14:paraId="1A959F98" w14:textId="77777777" w:rsidR="00CF17CF" w:rsidRDefault="00CF17CF">
      <w:pPr>
        <w:spacing w:after="100"/>
      </w:pPr>
    </w:p>
    <w:p w14:paraId="1A959F99" w14:textId="77777777" w:rsidR="00CF17CF" w:rsidRDefault="0093321A">
      <w:pPr>
        <w:spacing w:after="100"/>
      </w:pPr>
      <w:r>
        <w:t>For production use (service auto-start on boot), see Section 7.</w:t>
      </w:r>
    </w:p>
    <w:p w14:paraId="1A959F9A" w14:textId="77777777" w:rsidR="00CF17CF" w:rsidRDefault="0093321A">
      <w:r>
        <w:br w:type="page"/>
      </w:r>
    </w:p>
    <w:p w14:paraId="1A959F9B" w14:textId="77777777" w:rsidR="00CF17CF" w:rsidRDefault="0093321A">
      <w:pPr>
        <w:pStyle w:val="Heading1"/>
        <w:pBdr>
          <w:bottom w:val="single" w:sz="6" w:space="4" w:color="2E75B6"/>
        </w:pBdr>
      </w:pPr>
      <w:r>
        <w:lastRenderedPageBreak/>
        <w:t>5</w:t>
      </w:r>
      <w:proofErr w:type="gramStart"/>
      <w:r>
        <w:t>.  Worker</w:t>
      </w:r>
      <w:proofErr w:type="gramEnd"/>
      <w:r>
        <w:t xml:space="preserve"> VM Setup</w:t>
      </w:r>
    </w:p>
    <w:p w14:paraId="1A959F9C" w14:textId="77777777" w:rsidR="00CF17CF" w:rsidRDefault="0093321A">
      <w:pPr>
        <w:spacing w:after="100"/>
      </w:pPr>
      <w:r>
        <w:t>Repeat all steps in this section on each Worker VM. Use the correct --</w:t>
      </w:r>
      <w:proofErr w:type="spellStart"/>
      <w:r>
        <w:t>ip</w:t>
      </w:r>
      <w:proofErr w:type="spellEnd"/>
      <w:r>
        <w:t>-start and --</w:t>
      </w:r>
      <w:proofErr w:type="spellStart"/>
      <w:r>
        <w:t>ip</w:t>
      </w:r>
      <w:proofErr w:type="spellEnd"/>
      <w:r>
        <w:t>-end ranges for each node (see Section 3.1).</w:t>
      </w:r>
    </w:p>
    <w:p w14:paraId="1A959F9D" w14:textId="77777777" w:rsidR="00CF17CF" w:rsidRDefault="00CF17CF">
      <w:pPr>
        <w:spacing w:after="100"/>
      </w:pPr>
    </w:p>
    <w:p w14:paraId="1A959F9E" w14:textId="77777777" w:rsidR="00CF17CF" w:rsidRDefault="0093321A">
      <w:pPr>
        <w:pStyle w:val="Heading2"/>
      </w:pPr>
      <w:proofErr w:type="gramStart"/>
      <w:r>
        <w:t>5.1  Install</w:t>
      </w:r>
      <w:proofErr w:type="gramEnd"/>
      <w:r>
        <w:t xml:space="preserve"> System Packages</w:t>
      </w:r>
    </w:p>
    <w:p w14:paraId="1A959F9F" w14:textId="77777777" w:rsidR="00CF17CF" w:rsidRDefault="0093321A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apt-get update &amp;&amp;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apt-get upgrade -y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apt-get install -y python3 python3-pip git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chrony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iproute2</w:t>
      </w:r>
      <w:proofErr w:type="gramEnd"/>
    </w:p>
    <w:p w14:paraId="1A959FA0" w14:textId="77777777" w:rsidR="00CF17CF" w:rsidRDefault="00CF17CF">
      <w:pPr>
        <w:spacing w:after="100"/>
      </w:pPr>
    </w:p>
    <w:p w14:paraId="1A959FA1" w14:textId="77777777" w:rsidR="00CF17CF" w:rsidRDefault="0093321A">
      <w:pPr>
        <w:pStyle w:val="Heading2"/>
      </w:pPr>
      <w:proofErr w:type="gramStart"/>
      <w:r>
        <w:t>5.2  Clone</w:t>
      </w:r>
      <w:proofErr w:type="gramEnd"/>
      <w:r>
        <w:t xml:space="preserve"> or Copy the Repository</w:t>
      </w:r>
    </w:p>
    <w:p w14:paraId="1A959FA2" w14:textId="77777777" w:rsidR="00CF17CF" w:rsidRDefault="0093321A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chown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USER:$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USER 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t>git clone https://github.com/your-org/netlab.git 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cd /opt/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proofErr w:type="gramEnd"/>
    </w:p>
    <w:p w14:paraId="1A959FA3" w14:textId="77777777" w:rsidR="00CF17CF" w:rsidRDefault="00CF17CF">
      <w:pPr>
        <w:spacing w:after="100"/>
      </w:pPr>
    </w:p>
    <w:p w14:paraId="1A959FA4" w14:textId="77777777" w:rsidR="00CF17CF" w:rsidRDefault="0093321A">
      <w:pPr>
        <w:spacing w:after="100"/>
      </w:pPr>
      <w:r>
        <w:t xml:space="preserve">If the controller already has the files in </w:t>
      </w:r>
      <w:proofErr w:type="gramStart"/>
      <w:r>
        <w:t>place</w:t>
      </w:r>
      <w:proofErr w:type="gramEnd"/>
      <w:r>
        <w:t xml:space="preserve"> you can </w:t>
      </w:r>
      <w:proofErr w:type="spellStart"/>
      <w:r>
        <w:t>rsync</w:t>
      </w:r>
      <w:proofErr w:type="spellEnd"/>
      <w:r>
        <w:t xml:space="preserve"> from it:</w:t>
      </w:r>
    </w:p>
    <w:p w14:paraId="1A959FA5" w14:textId="77777777" w:rsidR="00CF17CF" w:rsidRDefault="0093321A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rsync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-av --exclude dashboard/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--exclude dashboard/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192.168.1.10:/opt/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 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</w:p>
    <w:p w14:paraId="1A959FA6" w14:textId="77777777" w:rsidR="00CF17CF" w:rsidRDefault="00CF17CF">
      <w:pPr>
        <w:spacing w:after="100"/>
      </w:pPr>
    </w:p>
    <w:p w14:paraId="1A959FA7" w14:textId="77777777" w:rsidR="00CF17CF" w:rsidRDefault="0093321A">
      <w:pPr>
        <w:pStyle w:val="Heading2"/>
      </w:pPr>
      <w:proofErr w:type="gramStart"/>
      <w:r>
        <w:t>5.3  Install</w:t>
      </w:r>
      <w:proofErr w:type="gramEnd"/>
      <w:r>
        <w:t xml:space="preserve"> Python Dependencies</w:t>
      </w:r>
    </w:p>
    <w:p w14:paraId="1A959FA8" w14:textId="77777777" w:rsidR="00CF17CF" w:rsidRDefault="0093321A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pip3 install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websockets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aiohttp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yt-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dlp</w:t>
      </w:r>
      <w:proofErr w:type="spellEnd"/>
      <w:proofErr w:type="gramEnd"/>
    </w:p>
    <w:p w14:paraId="1A959FA9" w14:textId="77777777" w:rsidR="00CF17CF" w:rsidRDefault="00CF17CF">
      <w:pPr>
        <w:spacing w:after="100"/>
      </w:pPr>
    </w:p>
    <w:p w14:paraId="1A959FAA" w14:textId="77777777" w:rsidR="00CF17CF" w:rsidRDefault="0093321A">
      <w:pPr>
        <w:pBdr>
          <w:left w:val="single" w:sz="12" w:space="8" w:color="FFC107"/>
        </w:pBdr>
        <w:shd w:val="clear" w:color="auto" w:fill="FFF3CD"/>
        <w:spacing w:before="120" w:after="120"/>
        <w:ind w:left="240" w:right="240"/>
      </w:pPr>
      <w:proofErr w:type="gramStart"/>
      <w:r>
        <w:rPr>
          <w:b/>
          <w:bCs/>
          <w:color w:val="856404"/>
          <w:sz w:val="20"/>
          <w:szCs w:val="20"/>
        </w:rPr>
        <w:t xml:space="preserve">NOTE  </w:t>
      </w:r>
      <w:proofErr w:type="spellStart"/>
      <w:r>
        <w:rPr>
          <w:sz w:val="20"/>
          <w:szCs w:val="20"/>
        </w:rPr>
        <w:t>yt</w:t>
      </w:r>
      <w:proofErr w:type="gramEnd"/>
      <w:r>
        <w:rPr>
          <w:sz w:val="20"/>
          <w:szCs w:val="20"/>
        </w:rPr>
        <w:t>-dlp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is required</w:t>
      </w:r>
      <w:proofErr w:type="gramEnd"/>
      <w:r>
        <w:rPr>
          <w:sz w:val="20"/>
          <w:szCs w:val="20"/>
        </w:rPr>
        <w:t xml:space="preserve"> for YouTube streaming workers. If the lab network cannot reach YouTube, you can still run voice/video/screenshare/web tests without it.</w:t>
      </w:r>
    </w:p>
    <w:p w14:paraId="1A959FAB" w14:textId="77777777" w:rsidR="00CF17CF" w:rsidRDefault="00CF17CF">
      <w:pPr>
        <w:spacing w:after="100"/>
      </w:pPr>
    </w:p>
    <w:p w14:paraId="1A959FAC" w14:textId="77777777" w:rsidR="00CF17CF" w:rsidRDefault="0093321A">
      <w:pPr>
        <w:pStyle w:val="Heading2"/>
      </w:pPr>
      <w:proofErr w:type="gramStart"/>
      <w:r>
        <w:t>5.4  Enable</w:t>
      </w:r>
      <w:proofErr w:type="gramEnd"/>
      <w:r>
        <w:t xml:space="preserve"> NTP (</w:t>
      </w:r>
      <w:proofErr w:type="spellStart"/>
      <w:r>
        <w:t>chrony</w:t>
      </w:r>
      <w:proofErr w:type="spellEnd"/>
      <w:r>
        <w:t>)</w:t>
      </w:r>
    </w:p>
    <w:p w14:paraId="1A959FAD" w14:textId="77777777" w:rsidR="00CF17CF" w:rsidRDefault="0093321A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chrony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--now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chronyc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tracking</w:t>
      </w:r>
      <w:proofErr w:type="gramEnd"/>
    </w:p>
    <w:p w14:paraId="1A959FAE" w14:textId="77777777" w:rsidR="00CF17CF" w:rsidRDefault="00CF17CF">
      <w:pPr>
        <w:spacing w:after="100"/>
      </w:pPr>
    </w:p>
    <w:p w14:paraId="1A959FAF" w14:textId="77777777" w:rsidR="00CF17CF" w:rsidRDefault="0093321A">
      <w:pPr>
        <w:spacing w:after="100"/>
      </w:pPr>
      <w:r>
        <w:t xml:space="preserve">Verify that all worker clocks agree with the controller to within </w:t>
      </w:r>
      <w:proofErr w:type="gramStart"/>
      <w:r>
        <w:t>a few</w:t>
      </w:r>
      <w:proofErr w:type="gramEnd"/>
      <w:r>
        <w:t xml:space="preserve"> milliseconds. The agent will measure and report the clock delta at registration time; a warning will appear in the </w:t>
      </w:r>
      <w:proofErr w:type="spellStart"/>
      <w:r>
        <w:t>NodePanel</w:t>
      </w:r>
      <w:proofErr w:type="spellEnd"/>
      <w:r>
        <w:t xml:space="preserve"> if the offset exceeds </w:t>
      </w:r>
      <w:proofErr w:type="gramStart"/>
      <w:r>
        <w:t>50</w:t>
      </w:r>
      <w:proofErr w:type="gramEnd"/>
      <w:r>
        <w:t xml:space="preserve"> </w:t>
      </w:r>
      <w:proofErr w:type="spellStart"/>
      <w:r>
        <w:t>ms.</w:t>
      </w:r>
      <w:proofErr w:type="spellEnd"/>
    </w:p>
    <w:p w14:paraId="1A959FB0" w14:textId="77777777" w:rsidR="00CF17CF" w:rsidRDefault="00CF17CF">
      <w:pPr>
        <w:spacing w:after="100"/>
      </w:pPr>
    </w:p>
    <w:p w14:paraId="1A959FB1" w14:textId="77777777" w:rsidR="00CF17CF" w:rsidRDefault="0093321A">
      <w:pPr>
        <w:pStyle w:val="Heading2"/>
      </w:pPr>
      <w:proofErr w:type="gramStart"/>
      <w:r>
        <w:t>5.5  Start</w:t>
      </w:r>
      <w:proofErr w:type="gramEnd"/>
      <w:r>
        <w:t xml:space="preserve"> the Agent (Development Mode)</w:t>
      </w:r>
    </w:p>
    <w:p w14:paraId="1A959FB2" w14:textId="77777777" w:rsidR="00CF17CF" w:rsidRDefault="0093321A">
      <w:pPr>
        <w:spacing w:after="100"/>
      </w:pPr>
      <w:r>
        <w:t xml:space="preserve">Run the agent as root (required to add/remove IP aliases via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>):</w:t>
      </w:r>
    </w:p>
    <w:p w14:paraId="1A959FB3" w14:textId="77777777" w:rsidR="00CF17CF" w:rsidRDefault="0093321A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Node 1: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python3 -m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agent.agent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--controller ws://192.168.1.10:8000/ws/agent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--node-id    worker-node-1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--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-start   192.168.1.101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--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-end     192.168.1.120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--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interface  eth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</w:t>
      </w:r>
    </w:p>
    <w:p w14:paraId="1A959FB4" w14:textId="77777777" w:rsidR="00CF17CF" w:rsidRDefault="00CF17CF">
      <w:pPr>
        <w:spacing w:after="100"/>
      </w:pPr>
    </w:p>
    <w:p w14:paraId="1A959FB5" w14:textId="77777777" w:rsidR="00CF17CF" w:rsidRDefault="0093321A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Node 2: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python3 -m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agent.agent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--controller ws://192.168.1.10:8000/ws/agent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--node-id    worker-node-2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--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-start   192.168.1.121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--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-end     192.168.1.140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--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interface  eth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0</w:t>
      </w:r>
    </w:p>
    <w:p w14:paraId="1A959FB6" w14:textId="77777777" w:rsidR="00CF17CF" w:rsidRDefault="00CF17CF">
      <w:pPr>
        <w:spacing w:after="100"/>
      </w:pPr>
    </w:p>
    <w:p w14:paraId="1A959FB7" w14:textId="77777777" w:rsidR="00CF17CF" w:rsidRDefault="0093321A">
      <w:pPr>
        <w:spacing w:after="100"/>
      </w:pPr>
      <w:r>
        <w:t xml:space="preserve">After </w:t>
      </w:r>
      <w:proofErr w:type="gramStart"/>
      <w:r>
        <w:t>a few</w:t>
      </w:r>
      <w:proofErr w:type="gramEnd"/>
      <w:r>
        <w:t xml:space="preserve"> seconds, each node should appear in the dashboard's Worker Nodes panel with status IDLE and its clock delta reading. The agent reconnects automatically if the controller restarts.</w:t>
      </w:r>
    </w:p>
    <w:p w14:paraId="1A959FB8" w14:textId="77777777" w:rsidR="00CF17CF" w:rsidRDefault="00CF17CF">
      <w:pPr>
        <w:spacing w:after="100"/>
      </w:pPr>
    </w:p>
    <w:p w14:paraId="1A959FB9" w14:textId="77777777" w:rsidR="00CF17CF" w:rsidRDefault="0093321A">
      <w:pPr>
        <w:spacing w:after="100"/>
      </w:pPr>
      <w:proofErr w:type="gramStart"/>
      <w:r>
        <w:t>Use --log</w:t>
      </w:r>
      <w:proofErr w:type="gramEnd"/>
      <w:r>
        <w:t>-level DEBUG for verbose output during initial setup.</w:t>
      </w:r>
    </w:p>
    <w:p w14:paraId="1A959FBA" w14:textId="77777777" w:rsidR="00CF17CF" w:rsidRDefault="00CF17CF">
      <w:pPr>
        <w:spacing w:after="100"/>
      </w:pPr>
    </w:p>
    <w:p w14:paraId="1A959FBB" w14:textId="77777777" w:rsidR="00CF17CF" w:rsidRDefault="0093321A">
      <w:pPr>
        <w:spacing w:after="100"/>
      </w:pPr>
      <w:r>
        <w:t>For production use (auto-start on boot), see Section 7.</w:t>
      </w:r>
    </w:p>
    <w:p w14:paraId="1A959FBC" w14:textId="77777777" w:rsidR="00CF17CF" w:rsidRDefault="0093321A">
      <w:r>
        <w:br w:type="page"/>
      </w:r>
    </w:p>
    <w:p w14:paraId="1A959FBD" w14:textId="77777777" w:rsidR="00CF17CF" w:rsidRDefault="0093321A">
      <w:pPr>
        <w:pStyle w:val="Heading1"/>
        <w:pBdr>
          <w:bottom w:val="single" w:sz="6" w:space="4" w:color="2E75B6"/>
        </w:pBdr>
      </w:pPr>
      <w:r>
        <w:lastRenderedPageBreak/>
        <w:t>6</w:t>
      </w:r>
      <w:proofErr w:type="gramStart"/>
      <w:r>
        <w:t>.  NTP</w:t>
      </w:r>
      <w:proofErr w:type="gramEnd"/>
      <w:r>
        <w:t xml:space="preserve"> </w:t>
      </w:r>
      <w:proofErr w:type="spellStart"/>
      <w:r>
        <w:t>Synchronisation</w:t>
      </w:r>
      <w:proofErr w:type="spellEnd"/>
    </w:p>
    <w:p w14:paraId="1A959FBE" w14:textId="77777777" w:rsidR="00CF17CF" w:rsidRDefault="0093321A">
      <w:pPr>
        <w:spacing w:after="100"/>
      </w:pPr>
      <w:r>
        <w:t xml:space="preserve">One-way latency readings in </w:t>
      </w:r>
      <w:proofErr w:type="spellStart"/>
      <w:r>
        <w:t>NetLab</w:t>
      </w:r>
      <w:proofErr w:type="spellEnd"/>
      <w:r>
        <w:t xml:space="preserve"> </w:t>
      </w:r>
      <w:proofErr w:type="gramStart"/>
      <w:r>
        <w:t>are calculated</w:t>
      </w:r>
      <w:proofErr w:type="gramEnd"/>
      <w:r>
        <w:t xml:space="preserve"> as (packet receive timestamp - packet send timestamp). This calculation is only meaningful if the clocks on the sending and receiving VMs are </w:t>
      </w:r>
      <w:proofErr w:type="spellStart"/>
      <w:r>
        <w:t>synchronised</w:t>
      </w:r>
      <w:proofErr w:type="spellEnd"/>
      <w:r>
        <w:t>. Jitter and packet loss do not depend on clock sync.</w:t>
      </w:r>
    </w:p>
    <w:p w14:paraId="1A959FBF" w14:textId="77777777" w:rsidR="00CF17CF" w:rsidRDefault="00CF17CF">
      <w:pPr>
        <w:spacing w:after="100"/>
      </w:pPr>
    </w:p>
    <w:p w14:paraId="1A959FC0" w14:textId="77777777" w:rsidR="00CF17CF" w:rsidRDefault="0093321A">
      <w:pPr>
        <w:pStyle w:val="Heading2"/>
      </w:pPr>
      <w:proofErr w:type="gramStart"/>
      <w:r>
        <w:t>6.1  Verify</w:t>
      </w:r>
      <w:proofErr w:type="gramEnd"/>
      <w:r>
        <w:t xml:space="preserve"> </w:t>
      </w:r>
      <w:proofErr w:type="spellStart"/>
      <w:r>
        <w:t>Chrony</w:t>
      </w:r>
      <w:proofErr w:type="spellEnd"/>
      <w:r>
        <w:t xml:space="preserve"> Status</w:t>
      </w:r>
    </w:p>
    <w:p w14:paraId="1A959FC1" w14:textId="77777777" w:rsidR="00CF17CF" w:rsidRDefault="0093321A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chronyc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tracking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Key fields to check: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  System time: offset in seconds (target: &lt; 0.050 s)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  Leap status: Normal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  RMS offset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:  &lt;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0.010 s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ideally</w:t>
      </w:r>
      <w:proofErr w:type="gramEnd"/>
    </w:p>
    <w:p w14:paraId="1A959FC2" w14:textId="77777777" w:rsidR="00CF17CF" w:rsidRDefault="00CF17CF">
      <w:pPr>
        <w:spacing w:after="100"/>
      </w:pPr>
    </w:p>
    <w:p w14:paraId="1A959FC3" w14:textId="77777777" w:rsidR="00CF17CF" w:rsidRDefault="0093321A">
      <w:pPr>
        <w:pStyle w:val="Heading2"/>
      </w:pPr>
      <w:proofErr w:type="gramStart"/>
      <w:r>
        <w:t>6.2  Using</w:t>
      </w:r>
      <w:proofErr w:type="gramEnd"/>
      <w:r>
        <w:t xml:space="preserve"> the Controller as the NTP Source</w:t>
      </w:r>
    </w:p>
    <w:p w14:paraId="1A959FC4" w14:textId="77777777" w:rsidR="00CF17CF" w:rsidRDefault="0093321A">
      <w:pPr>
        <w:spacing w:after="100"/>
      </w:pPr>
      <w:r>
        <w:t>In an isolated lab with no internet access, configure the controller as the NTP server and point all workers at it:</w:t>
      </w:r>
    </w:p>
    <w:p w14:paraId="1A959FC5" w14:textId="77777777" w:rsidR="00CF17CF" w:rsidRDefault="00CF17CF">
      <w:pPr>
        <w:spacing w:after="100"/>
      </w:pPr>
    </w:p>
    <w:p w14:paraId="1A959FC6" w14:textId="77777777" w:rsidR="00CF17CF" w:rsidRDefault="0093321A">
      <w:pPr>
        <w:spacing w:after="100"/>
      </w:pPr>
      <w:r>
        <w:t>On the controller — edit /</w:t>
      </w:r>
      <w:proofErr w:type="spellStart"/>
      <w:r>
        <w:t>etc</w:t>
      </w:r>
      <w:proofErr w:type="spellEnd"/>
      <w:r>
        <w:t>/</w:t>
      </w:r>
      <w:proofErr w:type="spellStart"/>
      <w:r>
        <w:t>chrony</w:t>
      </w:r>
      <w:proofErr w:type="spellEnd"/>
      <w:r>
        <w:t>/</w:t>
      </w:r>
      <w:proofErr w:type="spellStart"/>
      <w:r>
        <w:t>chrony.conf</w:t>
      </w:r>
      <w:proofErr w:type="spellEnd"/>
      <w:r>
        <w:t xml:space="preserve"> and add:</w:t>
      </w:r>
    </w:p>
    <w:p w14:paraId="1A959FC7" w14:textId="77777777" w:rsidR="00CF17CF" w:rsidRDefault="0093321A">
      <w:pPr>
        <w:shd w:val="clear" w:color="auto" w:fill="1E1E1E"/>
        <w:spacing w:before="80" w:after="80"/>
        <w:ind w:left="360" w:right="360"/>
      </w:pP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local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stratum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8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allow 192.168.1.0/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24</w:t>
      </w:r>
      <w:proofErr w:type="gramEnd"/>
    </w:p>
    <w:p w14:paraId="1A959FC8" w14:textId="77777777" w:rsidR="00CF17CF" w:rsidRDefault="00CF17CF">
      <w:pPr>
        <w:spacing w:after="100"/>
      </w:pPr>
    </w:p>
    <w:p w14:paraId="1A959FC9" w14:textId="77777777" w:rsidR="00CF17CF" w:rsidRDefault="0093321A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restart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chrony</w:t>
      </w:r>
      <w:proofErr w:type="spellEnd"/>
    </w:p>
    <w:p w14:paraId="1A959FCA" w14:textId="77777777" w:rsidR="00CF17CF" w:rsidRDefault="00CF17CF">
      <w:pPr>
        <w:spacing w:after="100"/>
      </w:pPr>
    </w:p>
    <w:p w14:paraId="1A959FCB" w14:textId="77777777" w:rsidR="00CF17CF" w:rsidRDefault="0093321A">
      <w:pPr>
        <w:spacing w:after="100"/>
      </w:pPr>
      <w:r>
        <w:t>On each worker — edit /</w:t>
      </w:r>
      <w:proofErr w:type="spellStart"/>
      <w:r>
        <w:t>etc</w:t>
      </w:r>
      <w:proofErr w:type="spellEnd"/>
      <w:r>
        <w:t>/</w:t>
      </w:r>
      <w:proofErr w:type="spellStart"/>
      <w:r>
        <w:t>chrony</w:t>
      </w:r>
      <w:proofErr w:type="spellEnd"/>
      <w:r>
        <w:t>/</w:t>
      </w:r>
      <w:proofErr w:type="spellStart"/>
      <w:r>
        <w:t>chrony.conf</w:t>
      </w:r>
      <w:proofErr w:type="spellEnd"/>
      <w:r>
        <w:t>, comment out any existing 'pool' lines, and add:</w:t>
      </w:r>
    </w:p>
    <w:p w14:paraId="1A959FCC" w14:textId="77777777" w:rsidR="00CF17CF" w:rsidRDefault="0093321A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server 192.168.1.10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iburst</w:t>
      </w:r>
      <w:proofErr w:type="spellEnd"/>
    </w:p>
    <w:p w14:paraId="1A959FCD" w14:textId="77777777" w:rsidR="00CF17CF" w:rsidRDefault="00CF17CF">
      <w:pPr>
        <w:spacing w:after="100"/>
      </w:pPr>
    </w:p>
    <w:p w14:paraId="1A959FCE" w14:textId="77777777" w:rsidR="00CF17CF" w:rsidRDefault="0093321A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restart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chrony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&amp;&amp;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chronyc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makestep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chronyc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tracking</w:t>
      </w:r>
    </w:p>
    <w:p w14:paraId="1A959FCF" w14:textId="77777777" w:rsidR="00CF17CF" w:rsidRDefault="00CF17CF">
      <w:pPr>
        <w:spacing w:after="100"/>
      </w:pPr>
    </w:p>
    <w:p w14:paraId="1A959FD0" w14:textId="77777777" w:rsidR="00CF17CF" w:rsidRDefault="0093321A">
      <w:pPr>
        <w:pStyle w:val="Heading2"/>
      </w:pPr>
      <w:proofErr w:type="gramStart"/>
      <w:r>
        <w:t>6.3  How</w:t>
      </w:r>
      <w:proofErr w:type="gramEnd"/>
      <w:r>
        <w:t xml:space="preserve"> </w:t>
      </w:r>
      <w:proofErr w:type="spellStart"/>
      <w:r>
        <w:t>NetLab</w:t>
      </w:r>
      <w:proofErr w:type="spellEnd"/>
      <w:r>
        <w:t xml:space="preserve"> Reports Clock Delta</w:t>
      </w:r>
    </w:p>
    <w:p w14:paraId="1A959FD1" w14:textId="77777777" w:rsidR="00CF17CF" w:rsidRDefault="0093321A">
      <w:pPr>
        <w:spacing w:after="100"/>
      </w:pPr>
      <w:r>
        <w:t>When an agent starts, it performs an HTTP GET to the controller's /</w:t>
      </w:r>
      <w:proofErr w:type="spellStart"/>
      <w:r>
        <w:t>api</w:t>
      </w:r>
      <w:proofErr w:type="spellEnd"/>
      <w:r>
        <w:t xml:space="preserve">/health endpoint before opening the WebSocket connection. The health response includes a </w:t>
      </w:r>
      <w:proofErr w:type="spellStart"/>
      <w:r>
        <w:t>server_time</w:t>
      </w:r>
      <w:proofErr w:type="spellEnd"/>
      <w:r>
        <w:t xml:space="preserve"> timestamp. Using a simplified NTP algorithm, the agent estimates the clock offset between itself and the controller and includes the result (in milliseconds) in the REGISTER payload.</w:t>
      </w:r>
    </w:p>
    <w:p w14:paraId="1A959FD2" w14:textId="77777777" w:rsidR="00CF17CF" w:rsidRDefault="00CF17CF">
      <w:pPr>
        <w:spacing w:after="100"/>
      </w:pPr>
    </w:p>
    <w:p w14:paraId="1A959FD3" w14:textId="77777777" w:rsidR="00CF17CF" w:rsidRDefault="0093321A">
      <w:pPr>
        <w:spacing w:after="100"/>
      </w:pPr>
      <w:r>
        <w:t xml:space="preserve">The delta </w:t>
      </w:r>
      <w:proofErr w:type="gramStart"/>
      <w:r>
        <w:t>is displayed</w:t>
      </w:r>
      <w:proofErr w:type="gramEnd"/>
      <w:r>
        <w:t xml:space="preserve"> in the Worker Nodes panel for each connected agent:</w:t>
      </w:r>
    </w:p>
    <w:p w14:paraId="1A959FD4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 xml:space="preserve">Dt X.X </w:t>
      </w:r>
      <w:proofErr w:type="spellStart"/>
      <w:r>
        <w:t>ms</w:t>
      </w:r>
      <w:proofErr w:type="spellEnd"/>
      <w:r>
        <w:t xml:space="preserve"> in muted grey — clocks are within the </w:t>
      </w:r>
      <w:proofErr w:type="gramStart"/>
      <w:r>
        <w:t>50</w:t>
      </w:r>
      <w:proofErr w:type="gramEnd"/>
      <w:r>
        <w:t xml:space="preserve"> </w:t>
      </w:r>
      <w:proofErr w:type="spellStart"/>
      <w:r>
        <w:t>ms</w:t>
      </w:r>
      <w:proofErr w:type="spellEnd"/>
      <w:r>
        <w:t xml:space="preserve"> threshold; latency readings are </w:t>
      </w:r>
      <w:proofErr w:type="gramStart"/>
      <w:r>
        <w:t>reliable</w:t>
      </w:r>
      <w:proofErr w:type="gramEnd"/>
      <w:r>
        <w:t>.</w:t>
      </w:r>
    </w:p>
    <w:p w14:paraId="1A959FD5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 xml:space="preserve">Warning symbol and yellow Dt X.X </w:t>
      </w:r>
      <w:proofErr w:type="spellStart"/>
      <w:r>
        <w:t>ms</w:t>
      </w:r>
      <w:proofErr w:type="spellEnd"/>
      <w:r>
        <w:t xml:space="preserve"> — offset exceeds </w:t>
      </w:r>
      <w:proofErr w:type="gramStart"/>
      <w:r>
        <w:t>50</w:t>
      </w:r>
      <w:proofErr w:type="gramEnd"/>
      <w:r>
        <w:t xml:space="preserve"> </w:t>
      </w:r>
      <w:proofErr w:type="spellStart"/>
      <w:r>
        <w:t>ms</w:t>
      </w:r>
      <w:proofErr w:type="spellEnd"/>
      <w:r>
        <w:t>; latency readings may be inaccurate. Check NTP status on the affected node.</w:t>
      </w:r>
    </w:p>
    <w:p w14:paraId="1A959FD6" w14:textId="77777777" w:rsidR="00CF17CF" w:rsidRDefault="0093321A">
      <w:pPr>
        <w:pStyle w:val="ListParagraph"/>
        <w:numPr>
          <w:ilvl w:val="0"/>
          <w:numId w:val="2"/>
        </w:numPr>
        <w:spacing w:after="60"/>
      </w:pPr>
      <w:r>
        <w:t xml:space="preserve">Dt displayed as a dash — the pre-connection HTTP check failed (controller not yet running, or </w:t>
      </w:r>
      <w:proofErr w:type="gramStart"/>
      <w:r>
        <w:t>firewall</w:t>
      </w:r>
      <w:proofErr w:type="gramEnd"/>
      <w:r>
        <w:t xml:space="preserve"> blocking port </w:t>
      </w:r>
      <w:proofErr w:type="gramStart"/>
      <w:r>
        <w:t>8000</w:t>
      </w:r>
      <w:proofErr w:type="gramEnd"/>
      <w:r>
        <w:t>). The agent still connects; resolve NTP status manually.</w:t>
      </w:r>
    </w:p>
    <w:p w14:paraId="1A959FD7" w14:textId="77777777" w:rsidR="00CF17CF" w:rsidRDefault="0093321A">
      <w:r>
        <w:br w:type="page"/>
      </w:r>
    </w:p>
    <w:p w14:paraId="1A959FD8" w14:textId="77777777" w:rsidR="00CF17CF" w:rsidRDefault="0093321A">
      <w:pPr>
        <w:pStyle w:val="Heading1"/>
        <w:pBdr>
          <w:bottom w:val="single" w:sz="6" w:space="4" w:color="2E75B6"/>
        </w:pBdr>
      </w:pPr>
      <w:r>
        <w:lastRenderedPageBreak/>
        <w:t>7</w:t>
      </w:r>
      <w:proofErr w:type="gramStart"/>
      <w:r>
        <w:t>.  Running</w:t>
      </w:r>
      <w:proofErr w:type="gramEnd"/>
      <w:r>
        <w:t xml:space="preserve"> as </w:t>
      </w:r>
      <w:proofErr w:type="spellStart"/>
      <w:r>
        <w:t>systemd</w:t>
      </w:r>
      <w:proofErr w:type="spellEnd"/>
      <w:r>
        <w:t xml:space="preserve"> Services</w:t>
      </w:r>
    </w:p>
    <w:p w14:paraId="1A959FD9" w14:textId="77777777" w:rsidR="00CF17CF" w:rsidRDefault="0093321A">
      <w:pPr>
        <w:spacing w:after="100"/>
      </w:pPr>
      <w:r>
        <w:t xml:space="preserve">For production or persistent lab setups, configure each process as a </w:t>
      </w:r>
      <w:proofErr w:type="spellStart"/>
      <w:r>
        <w:t>systemd</w:t>
      </w:r>
      <w:proofErr w:type="spellEnd"/>
      <w:r>
        <w:t xml:space="preserve"> service so it starts automatically on boot and restarts after crashes.</w:t>
      </w:r>
    </w:p>
    <w:p w14:paraId="1A959FDA" w14:textId="77777777" w:rsidR="00CF17CF" w:rsidRDefault="00CF17CF">
      <w:pPr>
        <w:spacing w:after="100"/>
      </w:pPr>
    </w:p>
    <w:p w14:paraId="1A959FDB" w14:textId="77777777" w:rsidR="00CF17CF" w:rsidRDefault="0093321A">
      <w:pPr>
        <w:pStyle w:val="Heading2"/>
      </w:pPr>
      <w:proofErr w:type="gramStart"/>
      <w:r>
        <w:t>7.1  Controller</w:t>
      </w:r>
      <w:proofErr w:type="gramEnd"/>
      <w:r>
        <w:t xml:space="preserve"> Service</w:t>
      </w:r>
    </w:p>
    <w:p w14:paraId="1A959FDC" w14:textId="77777777" w:rsidR="00CF17CF" w:rsidRDefault="0093321A">
      <w:pPr>
        <w:spacing w:after="100"/>
      </w:pPr>
      <w:r>
        <w:t>Create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netlab-controller.service</w:t>
      </w:r>
      <w:proofErr w:type="spellEnd"/>
      <w:r>
        <w:t>:</w:t>
      </w:r>
    </w:p>
    <w:p w14:paraId="1A959FDD" w14:textId="77777777" w:rsidR="00CF17CF" w:rsidRDefault="00CF17CF">
      <w:pPr>
        <w:spacing w:after="100"/>
      </w:pPr>
    </w:p>
    <w:p w14:paraId="1A959FDE" w14:textId="77777777" w:rsidR="00CF17CF" w:rsidRDefault="0093321A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[Unit]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Description=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Controller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After=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network.target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[Service]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User=www-data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WorkingDirectory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ExecStart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/bin/python3 -m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controller.main:app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        --host 0.0.0.0 --port 8000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Restart=always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RestartSec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=5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StandardOutput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=journal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StandardError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=journal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[Install]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WantedBy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=multi-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user.target</w:t>
      </w:r>
      <w:proofErr w:type="spellEnd"/>
    </w:p>
    <w:p w14:paraId="1A959FDF" w14:textId="77777777" w:rsidR="00CF17CF" w:rsidRDefault="00CF17CF">
      <w:pPr>
        <w:spacing w:after="100"/>
      </w:pPr>
    </w:p>
    <w:p w14:paraId="1A959FE0" w14:textId="77777777" w:rsidR="00CF17CF" w:rsidRDefault="0093321A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daemon-reload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-controller --now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-controller -f   # follow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logs</w:t>
      </w:r>
      <w:proofErr w:type="gramEnd"/>
    </w:p>
    <w:p w14:paraId="1A959FE1" w14:textId="77777777" w:rsidR="00CF17CF" w:rsidRDefault="00CF17CF">
      <w:pPr>
        <w:spacing w:after="100"/>
      </w:pPr>
    </w:p>
    <w:p w14:paraId="1A959FE2" w14:textId="77777777" w:rsidR="00CF17CF" w:rsidRDefault="0093321A">
      <w:pPr>
        <w:pStyle w:val="Heading2"/>
      </w:pPr>
      <w:proofErr w:type="gramStart"/>
      <w:r>
        <w:t>7.2  Agent</w:t>
      </w:r>
      <w:proofErr w:type="gramEnd"/>
      <w:r>
        <w:t xml:space="preserve"> Service (each Worker VM)</w:t>
      </w:r>
    </w:p>
    <w:p w14:paraId="1A959FE3" w14:textId="77777777" w:rsidR="00CF17CF" w:rsidRDefault="0093321A">
      <w:pPr>
        <w:spacing w:after="100"/>
      </w:pPr>
      <w:r>
        <w:t>Create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netlab-agent.service</w:t>
      </w:r>
      <w:proofErr w:type="spellEnd"/>
      <w:r>
        <w:t>. Replace the --</w:t>
      </w:r>
      <w:proofErr w:type="spellStart"/>
      <w:r>
        <w:t>ip</w:t>
      </w:r>
      <w:proofErr w:type="spellEnd"/>
      <w:r>
        <w:t>-start, --</w:t>
      </w:r>
      <w:proofErr w:type="spellStart"/>
      <w:r>
        <w:t>ip</w:t>
      </w:r>
      <w:proofErr w:type="spellEnd"/>
      <w:r>
        <w:t>-end, and --node-id values for each worker:</w:t>
      </w:r>
    </w:p>
    <w:p w14:paraId="1A959FE4" w14:textId="77777777" w:rsidR="00CF17CF" w:rsidRDefault="00CF17CF">
      <w:pPr>
        <w:spacing w:after="100"/>
      </w:pPr>
    </w:p>
    <w:p w14:paraId="1A959FE5" w14:textId="77777777" w:rsidR="00CF17CF" w:rsidRDefault="0093321A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[Unit]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Description=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Agent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After=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network.target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chrony.service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Wants=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chrony.service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[Service]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User=root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WorkingDirectory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ExecStart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/bin/python3 -m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agent.agent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        --controller ws://192.168.1.10:8000/ws/agent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        --node-id    worker-node-1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        --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-start   192.168.1.101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        --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-end     192.168.1.120 \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         --interface  eth0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Restart=always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RestartSec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=5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StandardOutput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=journal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StandardError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=journal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[Install]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WantedBy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=multi-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user.target</w:t>
      </w:r>
      <w:proofErr w:type="spellEnd"/>
    </w:p>
    <w:p w14:paraId="1A959FE6" w14:textId="77777777" w:rsidR="00CF17CF" w:rsidRDefault="00CF17CF">
      <w:pPr>
        <w:spacing w:after="100"/>
      </w:pPr>
    </w:p>
    <w:p w14:paraId="1A959FE7" w14:textId="77777777" w:rsidR="00CF17CF" w:rsidRDefault="0093321A">
      <w:pPr>
        <w:shd w:val="clear" w:color="auto" w:fill="1E1E1E"/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daemon-reload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enable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-agent --now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-agent -f   # follow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logs</w:t>
      </w:r>
      <w:proofErr w:type="gramEnd"/>
    </w:p>
    <w:p w14:paraId="1A959FE8" w14:textId="77777777" w:rsidR="00CF17CF" w:rsidRDefault="00CF17CF">
      <w:pPr>
        <w:spacing w:after="100"/>
      </w:pPr>
    </w:p>
    <w:p w14:paraId="1A959FE9" w14:textId="77777777" w:rsidR="00CF17CF" w:rsidRDefault="0093321A">
      <w:pPr>
        <w:pBdr>
          <w:left w:val="single" w:sz="12" w:space="8" w:color="FFC107"/>
        </w:pBdr>
        <w:shd w:val="clear" w:color="auto" w:fill="FFF3CD"/>
        <w:spacing w:before="120" w:after="120"/>
        <w:ind w:left="240" w:right="240"/>
      </w:pPr>
      <w:proofErr w:type="gramStart"/>
      <w:r>
        <w:rPr>
          <w:b/>
          <w:bCs/>
          <w:color w:val="856404"/>
          <w:sz w:val="20"/>
          <w:szCs w:val="20"/>
        </w:rPr>
        <w:t xml:space="preserve">NOTE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agent service </w:t>
      </w:r>
      <w:proofErr w:type="gramStart"/>
      <w:r>
        <w:rPr>
          <w:sz w:val="20"/>
          <w:szCs w:val="20"/>
        </w:rPr>
        <w:t>is listed</w:t>
      </w:r>
      <w:proofErr w:type="gramEnd"/>
      <w:r>
        <w:rPr>
          <w:sz w:val="20"/>
          <w:szCs w:val="20"/>
        </w:rPr>
        <w:t xml:space="preserve"> as wanting </w:t>
      </w:r>
      <w:proofErr w:type="spellStart"/>
      <w:proofErr w:type="gramStart"/>
      <w:r>
        <w:rPr>
          <w:sz w:val="20"/>
          <w:szCs w:val="20"/>
        </w:rPr>
        <w:t>chrony.service</w:t>
      </w:r>
      <w:proofErr w:type="spellEnd"/>
      <w:proofErr w:type="gramEnd"/>
      <w:r>
        <w:rPr>
          <w:sz w:val="20"/>
          <w:szCs w:val="20"/>
        </w:rPr>
        <w:t xml:space="preserve"> so that the system waits for the time daemon to be ready before the agent starts its clock-delta check. The After= dependency ensures correct ordering but does not prevent start if </w:t>
      </w:r>
      <w:proofErr w:type="spellStart"/>
      <w:r>
        <w:rPr>
          <w:sz w:val="20"/>
          <w:szCs w:val="20"/>
        </w:rPr>
        <w:t>chrony</w:t>
      </w:r>
      <w:proofErr w:type="spellEnd"/>
      <w:r>
        <w:rPr>
          <w:sz w:val="20"/>
          <w:szCs w:val="20"/>
        </w:rPr>
        <w:t xml:space="preserve"> is absent.</w:t>
      </w:r>
    </w:p>
    <w:p w14:paraId="1A959FEA" w14:textId="77777777" w:rsidR="00CF17CF" w:rsidRDefault="0093321A">
      <w:r>
        <w:br w:type="page"/>
      </w:r>
    </w:p>
    <w:p w14:paraId="1A959FEB" w14:textId="77777777" w:rsidR="00CF17CF" w:rsidRDefault="0093321A">
      <w:pPr>
        <w:pStyle w:val="Heading1"/>
        <w:pBdr>
          <w:bottom w:val="single" w:sz="6" w:space="4" w:color="2E75B6"/>
        </w:pBdr>
      </w:pPr>
      <w:r>
        <w:lastRenderedPageBreak/>
        <w:t>8</w:t>
      </w:r>
      <w:proofErr w:type="gramStart"/>
      <w:r>
        <w:t>.  Running</w:t>
      </w:r>
      <w:proofErr w:type="gramEnd"/>
      <w:r>
        <w:t xml:space="preserve"> Your First Test</w:t>
      </w:r>
    </w:p>
    <w:p w14:paraId="1A959FEC" w14:textId="77777777" w:rsidR="00CF17CF" w:rsidRDefault="0093321A">
      <w:pPr>
        <w:pStyle w:val="Heading2"/>
      </w:pPr>
      <w:proofErr w:type="gramStart"/>
      <w:r>
        <w:t>8.1  Verify</w:t>
      </w:r>
      <w:proofErr w:type="gramEnd"/>
      <w:r>
        <w:t xml:space="preserve"> Nodes are </w:t>
      </w:r>
      <w:proofErr w:type="gramStart"/>
      <w:r>
        <w:t>Connected</w:t>
      </w:r>
      <w:proofErr w:type="gramEnd"/>
    </w:p>
    <w:p w14:paraId="1A959FED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>Open a browser and navigate to http://192.168.1.10:8000.</w:t>
      </w:r>
    </w:p>
    <w:p w14:paraId="1A959FEE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>Click the Live Monitor tab.</w:t>
      </w:r>
    </w:p>
    <w:p w14:paraId="1A959FEF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>Confirm both worker nodes appear in the Worker Nodes panel with status IDLE.</w:t>
      </w:r>
    </w:p>
    <w:p w14:paraId="1A959FF0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 xml:space="preserve">Check that each node's Dt (clock delta) reading </w:t>
      </w:r>
      <w:proofErr w:type="gramStart"/>
      <w:r>
        <w:t>is shown</w:t>
      </w:r>
      <w:proofErr w:type="gramEnd"/>
      <w:r>
        <w:t xml:space="preserve"> and is below 50 </w:t>
      </w:r>
      <w:proofErr w:type="spellStart"/>
      <w:r>
        <w:t>ms.</w:t>
      </w:r>
      <w:proofErr w:type="spellEnd"/>
      <w:r>
        <w:t xml:space="preserve"> If it is yellow or shows a warning icon, resolve NTP </w:t>
      </w:r>
      <w:proofErr w:type="spellStart"/>
      <w:r>
        <w:t>synchronisation</w:t>
      </w:r>
      <w:proofErr w:type="spellEnd"/>
      <w:r>
        <w:t xml:space="preserve"> before proceeding (see Section 6).</w:t>
      </w:r>
    </w:p>
    <w:p w14:paraId="1A959FF1" w14:textId="77777777" w:rsidR="00CF17CF" w:rsidRDefault="00CF17CF">
      <w:pPr>
        <w:spacing w:after="100"/>
      </w:pPr>
    </w:p>
    <w:p w14:paraId="1A959FF2" w14:textId="77777777" w:rsidR="00CF17CF" w:rsidRDefault="0093321A">
      <w:pPr>
        <w:pStyle w:val="Heading2"/>
      </w:pPr>
      <w:proofErr w:type="gramStart"/>
      <w:r>
        <w:t>8.2  Configure</w:t>
      </w:r>
      <w:proofErr w:type="gramEnd"/>
      <w:r>
        <w:t xml:space="preserve"> a Test Plan</w:t>
      </w:r>
    </w:p>
    <w:p w14:paraId="1A959FF3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>Click the Test Setup tab.</w:t>
      </w:r>
    </w:p>
    <w:p w14:paraId="1A959FF4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>Enter a test name (e.g., "Initial smoke test").</w:t>
      </w:r>
    </w:p>
    <w:p w14:paraId="1A959FF5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 xml:space="preserve">Set Voice calls to </w:t>
      </w:r>
      <w:proofErr w:type="gramStart"/>
      <w:r>
        <w:t>2</w:t>
      </w:r>
      <w:proofErr w:type="gramEnd"/>
      <w:r>
        <w:t xml:space="preserve">, Video calls to </w:t>
      </w:r>
      <w:proofErr w:type="gramStart"/>
      <w:r>
        <w:t>1</w:t>
      </w:r>
      <w:proofErr w:type="gramEnd"/>
      <w:r>
        <w:t>, and Duration to 60 seconds.</w:t>
      </w:r>
    </w:p>
    <w:p w14:paraId="1A959FF6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 xml:space="preserve">Leave all other settings at their </w:t>
      </w:r>
      <w:proofErr w:type="gramStart"/>
      <w:r>
        <w:t>defaults</w:t>
      </w:r>
      <w:proofErr w:type="gramEnd"/>
      <w:r>
        <w:t>.</w:t>
      </w:r>
    </w:p>
    <w:p w14:paraId="1A959FF7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>Click Launch Test.</w:t>
      </w:r>
    </w:p>
    <w:p w14:paraId="1A959FF8" w14:textId="77777777" w:rsidR="00CF17CF" w:rsidRDefault="00CF17CF">
      <w:pPr>
        <w:spacing w:after="100"/>
      </w:pPr>
    </w:p>
    <w:p w14:paraId="1A959FF9" w14:textId="77777777" w:rsidR="00CF17CF" w:rsidRDefault="0093321A">
      <w:pPr>
        <w:pStyle w:val="Heading2"/>
      </w:pPr>
      <w:proofErr w:type="gramStart"/>
      <w:r>
        <w:t>8.3  Observe</w:t>
      </w:r>
      <w:proofErr w:type="gramEnd"/>
      <w:r>
        <w:t xml:space="preserve"> Real-Time Metrics</w:t>
      </w:r>
    </w:p>
    <w:p w14:paraId="1A959FFA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>Switch to the Live Monitor tab. The live stream table should populate within 5 seconds.</w:t>
      </w:r>
    </w:p>
    <w:p w14:paraId="1A959FFB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>Observe MOS scores, packet loss %, latency (</w:t>
      </w:r>
      <w:proofErr w:type="spellStart"/>
      <w:r>
        <w:t>ms</w:t>
      </w:r>
      <w:proofErr w:type="spellEnd"/>
      <w:r>
        <w:t>), and jitter (</w:t>
      </w:r>
      <w:proofErr w:type="spellStart"/>
      <w:r>
        <w:t>ms</w:t>
      </w:r>
      <w:proofErr w:type="spellEnd"/>
      <w:r>
        <w:t>) for each stream.</w:t>
      </w:r>
    </w:p>
    <w:p w14:paraId="1A959FFC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 xml:space="preserve">Under normal LAN conditions, expect MOS &gt; 4.0, loss &lt; 0.5%, latency &lt; 5 </w:t>
      </w:r>
      <w:proofErr w:type="spellStart"/>
      <w:r>
        <w:t>ms</w:t>
      </w:r>
      <w:proofErr w:type="spellEnd"/>
      <w:r>
        <w:t xml:space="preserve">, jitter &lt; 2 </w:t>
      </w:r>
      <w:proofErr w:type="spellStart"/>
      <w:r>
        <w:t>ms.</w:t>
      </w:r>
      <w:proofErr w:type="spellEnd"/>
    </w:p>
    <w:p w14:paraId="1A959FFD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>After 60 seconds the test completes and the session moves to Session History.</w:t>
      </w:r>
    </w:p>
    <w:p w14:paraId="1A959FFE" w14:textId="77777777" w:rsidR="00CF17CF" w:rsidRDefault="00CF17CF">
      <w:pPr>
        <w:spacing w:after="100"/>
      </w:pPr>
    </w:p>
    <w:p w14:paraId="1A959FFF" w14:textId="77777777" w:rsidR="00CF17CF" w:rsidRDefault="0093321A">
      <w:pPr>
        <w:pStyle w:val="Heading2"/>
      </w:pPr>
      <w:proofErr w:type="gramStart"/>
      <w:r>
        <w:t>8.4  Export</w:t>
      </w:r>
      <w:proofErr w:type="gramEnd"/>
      <w:r>
        <w:t xml:space="preserve"> Results</w:t>
      </w:r>
    </w:p>
    <w:p w14:paraId="1A95A000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>In the Session History panel, locate the completed session.</w:t>
      </w:r>
    </w:p>
    <w:p w14:paraId="1A95A001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>Click Export CSV to download a per-snapshot CSV file.</w:t>
      </w:r>
    </w:p>
    <w:p w14:paraId="1A95A002" w14:textId="77777777" w:rsidR="00CF17CF" w:rsidRDefault="0093321A">
      <w:pPr>
        <w:pStyle w:val="ListParagraph"/>
        <w:numPr>
          <w:ilvl w:val="0"/>
          <w:numId w:val="3"/>
        </w:numPr>
        <w:spacing w:after="80"/>
      </w:pPr>
      <w:r>
        <w:t>Click Export PDF to download a formatted summary report.</w:t>
      </w:r>
    </w:p>
    <w:p w14:paraId="1A95A003" w14:textId="77777777" w:rsidR="00CF17CF" w:rsidRDefault="0093321A">
      <w:r>
        <w:br w:type="page"/>
      </w:r>
    </w:p>
    <w:p w14:paraId="1A95A004" w14:textId="77777777" w:rsidR="00CF17CF" w:rsidRDefault="0093321A">
      <w:pPr>
        <w:pStyle w:val="Heading1"/>
        <w:pBdr>
          <w:bottom w:val="single" w:sz="6" w:space="4" w:color="2E75B6"/>
        </w:pBdr>
      </w:pPr>
      <w:r>
        <w:lastRenderedPageBreak/>
        <w:t>9</w:t>
      </w:r>
      <w:proofErr w:type="gramStart"/>
      <w:r>
        <w:t>.  Configuration</w:t>
      </w:r>
      <w:proofErr w:type="gramEnd"/>
      <w:r>
        <w:t xml:space="preserve"> Reference</w:t>
      </w:r>
    </w:p>
    <w:p w14:paraId="1A95A005" w14:textId="77777777" w:rsidR="00CF17CF" w:rsidRDefault="0093321A">
      <w:pPr>
        <w:pStyle w:val="Heading2"/>
      </w:pPr>
      <w:proofErr w:type="gramStart"/>
      <w:r>
        <w:t>9.1  Agent</w:t>
      </w:r>
      <w:proofErr w:type="gramEnd"/>
      <w:r>
        <w:t xml:space="preserve"> Command-Line Arguments</w:t>
      </w:r>
    </w:p>
    <w:p w14:paraId="1A95A006" w14:textId="77777777" w:rsidR="00CF17CF" w:rsidRDefault="00CF17CF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4600"/>
      </w:tblGrid>
      <w:tr w:rsidR="00CF17CF" w14:paraId="1A95A0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07" w14:textId="77777777" w:rsidR="00CF17CF" w:rsidRDefault="0093321A">
            <w:r>
              <w:rPr>
                <w:b/>
                <w:bCs/>
                <w:sz w:val="20"/>
                <w:szCs w:val="20"/>
              </w:rPr>
              <w:t>Argument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08" w14:textId="77777777" w:rsidR="00CF17CF" w:rsidRDefault="0093321A">
            <w:r>
              <w:rPr>
                <w:b/>
                <w:bCs/>
                <w:sz w:val="20"/>
                <w:szCs w:val="20"/>
              </w:rPr>
              <w:t>Default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09" w14:textId="77777777" w:rsidR="00CF17CF" w:rsidRDefault="009332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F17CF" w14:paraId="1A95A0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0B" w14:textId="77777777" w:rsidR="00CF17CF" w:rsidRDefault="0093321A">
            <w:r>
              <w:rPr>
                <w:sz w:val="20"/>
                <w:szCs w:val="20"/>
              </w:rPr>
              <w:t>--controller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0C" w14:textId="77777777" w:rsidR="00CF17CF" w:rsidRDefault="0093321A">
            <w:r>
              <w:rPr>
                <w:sz w:val="20"/>
                <w:szCs w:val="20"/>
              </w:rPr>
              <w:t>ws://127.0.0.1:8000/ws/agent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0D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Controller WebSocket URL</w:t>
            </w:r>
          </w:p>
        </w:tc>
      </w:tr>
      <w:tr w:rsidR="00CF17CF" w14:paraId="1A95A0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0F" w14:textId="77777777" w:rsidR="00CF17CF" w:rsidRDefault="0093321A">
            <w:r>
              <w:rPr>
                <w:sz w:val="20"/>
                <w:szCs w:val="20"/>
              </w:rPr>
              <w:t>--node-id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10" w14:textId="77777777" w:rsidR="00CF17CF" w:rsidRDefault="0093321A">
            <w:r>
              <w:rPr>
                <w:sz w:val="20"/>
                <w:szCs w:val="20"/>
              </w:rPr>
              <w:t>(required)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11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Unique name for this worker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e.g.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worker-node-1)</w:t>
            </w:r>
          </w:p>
        </w:tc>
      </w:tr>
      <w:tr w:rsidR="00CF17CF" w14:paraId="1A95A0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13" w14:textId="77777777" w:rsidR="00CF17CF" w:rsidRDefault="0093321A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>-start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14" w14:textId="77777777" w:rsidR="00CF17CF" w:rsidRDefault="0093321A">
            <w:r>
              <w:rPr>
                <w:sz w:val="20"/>
                <w:szCs w:val="20"/>
              </w:rPr>
              <w:t>(required)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15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First IP alias to provision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e.g.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192.168.1.101)</w:t>
            </w:r>
          </w:p>
        </w:tc>
      </w:tr>
      <w:tr w:rsidR="00CF17CF" w14:paraId="1A95A0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17" w14:textId="77777777" w:rsidR="00CF17CF" w:rsidRDefault="0093321A">
            <w:r>
              <w:rPr>
                <w:sz w:val="20"/>
                <w:szCs w:val="20"/>
              </w:rPr>
              <w:t>--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>-end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18" w14:textId="77777777" w:rsidR="00CF17CF" w:rsidRDefault="0093321A">
            <w:r>
              <w:rPr>
                <w:sz w:val="20"/>
                <w:szCs w:val="20"/>
              </w:rPr>
              <w:t>(required)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19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Last IP alias to provision (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e.g.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192.168.1.120)</w:t>
            </w:r>
          </w:p>
        </w:tc>
      </w:tr>
      <w:tr w:rsidR="00CF17CF" w14:paraId="1A95A0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1B" w14:textId="77777777" w:rsidR="00CF17CF" w:rsidRDefault="0093321A">
            <w:r>
              <w:rPr>
                <w:sz w:val="20"/>
                <w:szCs w:val="20"/>
              </w:rPr>
              <w:t>--interface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1C" w14:textId="77777777" w:rsidR="00CF17CF" w:rsidRDefault="0093321A">
            <w:r>
              <w:rPr>
                <w:sz w:val="20"/>
                <w:szCs w:val="20"/>
              </w:rPr>
              <w:t>eth0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1D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Network interface to add aliases to</w:t>
            </w:r>
          </w:p>
        </w:tc>
      </w:tr>
      <w:tr w:rsidR="00CF17CF" w14:paraId="1A95A0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1F" w14:textId="77777777" w:rsidR="00CF17CF" w:rsidRDefault="0093321A">
            <w:r>
              <w:rPr>
                <w:sz w:val="20"/>
                <w:szCs w:val="20"/>
              </w:rPr>
              <w:t>--max-users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20" w14:textId="77777777" w:rsidR="00CF17CF" w:rsidRDefault="0093321A">
            <w:r>
              <w:rPr>
                <w:sz w:val="20"/>
                <w:szCs w:val="20"/>
              </w:rPr>
              <w:t>20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21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Maximum simulated users on this node</w:t>
            </w:r>
          </w:p>
        </w:tc>
      </w:tr>
      <w:tr w:rsidR="00CF17CF" w14:paraId="1A95A0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23" w14:textId="77777777" w:rsidR="00CF17CF" w:rsidRDefault="0093321A">
            <w:r>
              <w:rPr>
                <w:sz w:val="20"/>
                <w:szCs w:val="20"/>
              </w:rPr>
              <w:t>--log-level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24" w14:textId="77777777" w:rsidR="00CF17CF" w:rsidRDefault="0093321A">
            <w:r>
              <w:rPr>
                <w:sz w:val="20"/>
                <w:szCs w:val="20"/>
              </w:rPr>
              <w:t>INFO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25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DEBUG, INFO, WARNING, or ERROR</w:t>
            </w:r>
          </w:p>
        </w:tc>
      </w:tr>
    </w:tbl>
    <w:p w14:paraId="1A95A027" w14:textId="77777777" w:rsidR="00CF17CF" w:rsidRDefault="00CF17CF">
      <w:pPr>
        <w:spacing w:after="100"/>
      </w:pPr>
    </w:p>
    <w:p w14:paraId="1A95A028" w14:textId="77777777" w:rsidR="00CF17CF" w:rsidRDefault="0093321A">
      <w:pPr>
        <w:pStyle w:val="Heading2"/>
      </w:pPr>
      <w:proofErr w:type="gramStart"/>
      <w:r>
        <w:t>9.2  Key</w:t>
      </w:r>
      <w:proofErr w:type="gramEnd"/>
      <w:r>
        <w:t xml:space="preserve"> System Constants</w:t>
      </w:r>
    </w:p>
    <w:p w14:paraId="1A95A029" w14:textId="77777777" w:rsidR="00CF17CF" w:rsidRDefault="00CF17CF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2"/>
        <w:gridCol w:w="2282"/>
        <w:gridCol w:w="4136"/>
      </w:tblGrid>
      <w:tr w:rsidR="00CF17CF" w14:paraId="1A95A0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2A" w14:textId="77777777" w:rsidR="00CF17CF" w:rsidRDefault="0093321A">
            <w:r>
              <w:rPr>
                <w:b/>
                <w:bCs/>
                <w:sz w:val="20"/>
                <w:szCs w:val="20"/>
              </w:rPr>
              <w:t>Constant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2B" w14:textId="77777777" w:rsidR="00CF17CF" w:rsidRDefault="0093321A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2C" w14:textId="77777777" w:rsidR="00CF17CF" w:rsidRDefault="0093321A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CF17CF" w14:paraId="1A95A0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2E" w14:textId="77777777" w:rsidR="00CF17CF" w:rsidRDefault="0093321A">
            <w:r>
              <w:rPr>
                <w:sz w:val="20"/>
                <w:szCs w:val="20"/>
              </w:rPr>
              <w:t>REPORT_INTERVAL_S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2F" w14:textId="77777777" w:rsidR="00CF17CF" w:rsidRDefault="0093321A">
            <w:r>
              <w:rPr>
                <w:sz w:val="20"/>
                <w:szCs w:val="20"/>
              </w:rPr>
              <w:t>2.0 seconds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30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How often each worker emits a telemetry snapshot</w:t>
            </w:r>
          </w:p>
        </w:tc>
      </w:tr>
      <w:tr w:rsidR="00CF17CF" w14:paraId="1A95A0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32" w14:textId="77777777" w:rsidR="00CF17CF" w:rsidRDefault="0093321A">
            <w:r>
              <w:rPr>
                <w:sz w:val="20"/>
                <w:szCs w:val="20"/>
              </w:rPr>
              <w:t>MAX_SNAPSHOTS_PER_SESSION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33" w14:textId="77777777" w:rsidR="00CF17CF" w:rsidRDefault="0093321A">
            <w:r>
              <w:rPr>
                <w:sz w:val="20"/>
                <w:szCs w:val="20"/>
              </w:rPr>
              <w:t>50,000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34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Hard cap on snapshots stored per session in memory</w:t>
            </w:r>
          </w:p>
        </w:tc>
      </w:tr>
      <w:tr w:rsidR="00CF17CF" w14:paraId="1A95A0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36" w14:textId="77777777" w:rsidR="00CF17CF" w:rsidRDefault="0093321A">
            <w:r>
              <w:rPr>
                <w:sz w:val="20"/>
                <w:szCs w:val="20"/>
              </w:rPr>
              <w:t>Default alert MOS floor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37" w14:textId="77777777" w:rsidR="00CF17CF" w:rsidRDefault="0093321A">
            <w:r>
              <w:rPr>
                <w:sz w:val="20"/>
                <w:szCs w:val="20"/>
              </w:rPr>
              <w:t>3.5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38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MOS below this triggers an alert (0 = disabled)</w:t>
            </w:r>
          </w:p>
        </w:tc>
      </w:tr>
      <w:tr w:rsidR="00CF17CF" w14:paraId="1A95A0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3A" w14:textId="77777777" w:rsidR="00CF17CF" w:rsidRDefault="0093321A">
            <w:r>
              <w:rPr>
                <w:sz w:val="20"/>
                <w:szCs w:val="20"/>
              </w:rPr>
              <w:t>Default alert window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3B" w14:textId="77777777" w:rsidR="00CF17CF" w:rsidRDefault="0093321A">
            <w:r>
              <w:rPr>
                <w:sz w:val="20"/>
                <w:szCs w:val="20"/>
              </w:rPr>
              <w:t>10 seconds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3C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Sustained low MOS before alert fires</w:t>
            </w:r>
          </w:p>
        </w:tc>
      </w:tr>
      <w:tr w:rsidR="00CF17CF" w14:paraId="1A95A0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3E" w14:textId="77777777" w:rsidR="00CF17CF" w:rsidRDefault="0093321A">
            <w:r>
              <w:rPr>
                <w:sz w:val="20"/>
                <w:szCs w:val="20"/>
              </w:rPr>
              <w:t>Agent heartbeat interval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3F" w14:textId="77777777" w:rsidR="00CF17CF" w:rsidRDefault="0093321A">
            <w:r>
              <w:rPr>
                <w:sz w:val="20"/>
                <w:szCs w:val="20"/>
              </w:rPr>
              <w:t>15 seconds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40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Controller pings agents every 15 s</w:t>
            </w:r>
          </w:p>
        </w:tc>
      </w:tr>
      <w:tr w:rsidR="00CF17CF" w14:paraId="1A95A0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42" w14:textId="77777777" w:rsidR="00CF17CF" w:rsidRDefault="0093321A">
            <w:r>
              <w:rPr>
                <w:sz w:val="20"/>
                <w:szCs w:val="20"/>
              </w:rPr>
              <w:t>Agent timeout threshold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43" w14:textId="77777777" w:rsidR="00CF17CF" w:rsidRDefault="0093321A">
            <w:r>
              <w:rPr>
                <w:sz w:val="20"/>
                <w:szCs w:val="20"/>
              </w:rPr>
              <w:t>45 seconds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44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Agent marked OFFLINE after 45 s without PONG</w:t>
            </w:r>
          </w:p>
        </w:tc>
      </w:tr>
      <w:tr w:rsidR="00CF17CF" w14:paraId="1A95A0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46" w14:textId="77777777" w:rsidR="00CF17CF" w:rsidRDefault="0093321A">
            <w:r>
              <w:rPr>
                <w:sz w:val="20"/>
                <w:szCs w:val="20"/>
              </w:rPr>
              <w:t>Agent reconnect backoff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47" w14:textId="77777777" w:rsidR="00CF17CF" w:rsidRDefault="0093321A">
            <w:r>
              <w:rPr>
                <w:sz w:val="20"/>
                <w:szCs w:val="20"/>
              </w:rPr>
              <w:t>2 s → 60 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48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Exponential backoff on disconnect (factor 1.5x)</w:t>
            </w:r>
          </w:p>
        </w:tc>
      </w:tr>
      <w:tr w:rsidR="00CF17CF" w14:paraId="1A95A0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4A" w14:textId="77777777" w:rsidR="00CF17CF" w:rsidRDefault="0093321A">
            <w:r>
              <w:rPr>
                <w:sz w:val="20"/>
                <w:szCs w:val="20"/>
              </w:rPr>
              <w:t>Clock delta warning threshold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4B" w14:textId="77777777" w:rsidR="00CF17CF" w:rsidRDefault="0093321A">
            <w:proofErr w:type="gramStart"/>
            <w:r>
              <w:rPr>
                <w:sz w:val="20"/>
                <w:szCs w:val="20"/>
              </w:rPr>
              <w:t>50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4C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Shown in yellow in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NodePanel</w:t>
            </w:r>
            <w:proofErr w:type="spellEnd"/>
          </w:p>
        </w:tc>
      </w:tr>
      <w:tr w:rsidR="00CF17CF" w14:paraId="1A95A0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4E" w14:textId="77777777" w:rsidR="00CF17CF" w:rsidRDefault="0093321A">
            <w:r>
              <w:rPr>
                <w:sz w:val="20"/>
                <w:szCs w:val="20"/>
              </w:rPr>
              <w:t>UDP ports (Teams-style)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4F" w14:textId="77777777" w:rsidR="00CF17CF" w:rsidRDefault="0093321A">
            <w:r>
              <w:rPr>
                <w:sz w:val="20"/>
                <w:szCs w:val="20"/>
              </w:rPr>
              <w:t>3478 / 3479 / 3480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50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Voice / video / screenshare respectively</w:t>
            </w:r>
          </w:p>
        </w:tc>
      </w:tr>
      <w:tr w:rsidR="00CF17CF" w14:paraId="1A95A0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52" w14:textId="77777777" w:rsidR="00CF17CF" w:rsidRDefault="0093321A">
            <w:r>
              <w:rPr>
                <w:sz w:val="20"/>
                <w:szCs w:val="20"/>
              </w:rPr>
              <w:t>Web worker timeout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53" w14:textId="77777777" w:rsidR="00CF17CF" w:rsidRDefault="0093321A">
            <w:r>
              <w:rPr>
                <w:sz w:val="20"/>
                <w:szCs w:val="20"/>
              </w:rPr>
              <w:t>10 seconds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54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Per-request HTTP timeout</w:t>
            </w:r>
          </w:p>
        </w:tc>
      </w:tr>
      <w:tr w:rsidR="00CF17CF" w14:paraId="1A95A05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56" w14:textId="77777777" w:rsidR="00CF17CF" w:rsidRDefault="0093321A">
            <w:r>
              <w:rPr>
                <w:sz w:val="20"/>
                <w:szCs w:val="20"/>
              </w:rPr>
              <w:t>YouTube stall threshold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57" w14:textId="77777777" w:rsidR="00CF17CF" w:rsidRDefault="0093321A">
            <w:proofErr w:type="gramStart"/>
            <w:r>
              <w:rPr>
                <w:sz w:val="20"/>
                <w:szCs w:val="20"/>
              </w:rPr>
              <w:t>80%</w:t>
            </w:r>
            <w:proofErr w:type="gram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min_kbps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58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Rate below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this counts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as a buffering stall</w:t>
            </w:r>
          </w:p>
        </w:tc>
      </w:tr>
      <w:tr w:rsidR="00CF17CF" w14:paraId="1A95A0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5A" w14:textId="77777777" w:rsidR="00CF17CF" w:rsidRDefault="0093321A">
            <w:r>
              <w:rPr>
                <w:sz w:val="20"/>
                <w:szCs w:val="20"/>
              </w:rPr>
              <w:t>Default YouTube quality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5B" w14:textId="77777777" w:rsidR="00CF17CF" w:rsidRDefault="0093321A">
            <w:r>
              <w:rPr>
                <w:sz w:val="20"/>
                <w:szCs w:val="20"/>
              </w:rPr>
              <w:t>720p / 3000 kbps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5C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Target bitrate for YouTube workers</w:t>
            </w:r>
          </w:p>
        </w:tc>
      </w:tr>
    </w:tbl>
    <w:p w14:paraId="1A95A05E" w14:textId="77777777" w:rsidR="00CF17CF" w:rsidRDefault="00CF17CF">
      <w:pPr>
        <w:spacing w:after="100"/>
      </w:pPr>
    </w:p>
    <w:p w14:paraId="1A95A05F" w14:textId="77777777" w:rsidR="00CF17CF" w:rsidRDefault="0093321A">
      <w:pPr>
        <w:pStyle w:val="Heading2"/>
      </w:pPr>
      <w:proofErr w:type="gramStart"/>
      <w:r>
        <w:t>9.3  Alert</w:t>
      </w:r>
      <w:proofErr w:type="gramEnd"/>
      <w:r>
        <w:t xml:space="preserve"> Configuration</w:t>
      </w:r>
    </w:p>
    <w:p w14:paraId="1A95A060" w14:textId="77777777" w:rsidR="00CF17CF" w:rsidRDefault="0093321A">
      <w:pPr>
        <w:spacing w:after="100"/>
      </w:pPr>
      <w:r>
        <w:t>Alert thresholds are set per test plan in the Test Setup form. The relevant fields are:</w:t>
      </w:r>
    </w:p>
    <w:p w14:paraId="1A95A061" w14:textId="77777777" w:rsidR="00CF17CF" w:rsidRDefault="00CF17CF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7200"/>
      </w:tblGrid>
      <w:tr w:rsidR="00CF17CF" w14:paraId="1A95A0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62" w14:textId="77777777" w:rsidR="00CF17CF" w:rsidRDefault="0093321A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63" w14:textId="77777777" w:rsidR="00CF17CF" w:rsidRDefault="0093321A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CF17CF" w14:paraId="1A95A0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65" w14:textId="77777777" w:rsidR="00CF17CF" w:rsidRDefault="0093321A">
            <w:proofErr w:type="spellStart"/>
            <w:r>
              <w:rPr>
                <w:sz w:val="20"/>
                <w:szCs w:val="20"/>
              </w:rPr>
              <w:t>alert_mos_floor</w:t>
            </w:r>
            <w:proofErr w:type="spellEnd"/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66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MOS threshold (default 3.5). Set to 0 to disable alerting entirely.</w:t>
            </w:r>
          </w:p>
        </w:tc>
      </w:tr>
      <w:tr w:rsidR="00CF17CF" w14:paraId="1A95A0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68" w14:textId="77777777" w:rsidR="00CF17CF" w:rsidRDefault="0093321A">
            <w:proofErr w:type="spellStart"/>
            <w:r>
              <w:rPr>
                <w:sz w:val="20"/>
                <w:szCs w:val="20"/>
              </w:rPr>
              <w:t>alert_window_s</w:t>
            </w:r>
            <w:proofErr w:type="spellEnd"/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69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Seconds of sustained low MOS before an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alert fires (default 10)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. Prevents transient dips from triggering alerts.</w:t>
            </w:r>
          </w:p>
        </w:tc>
      </w:tr>
    </w:tbl>
    <w:p w14:paraId="1A95A06B" w14:textId="77777777" w:rsidR="00CF17CF" w:rsidRDefault="0093321A">
      <w:r>
        <w:br w:type="page"/>
      </w:r>
    </w:p>
    <w:p w14:paraId="1A95A06C" w14:textId="77777777" w:rsidR="00CF17CF" w:rsidRDefault="0093321A">
      <w:pPr>
        <w:pStyle w:val="Heading1"/>
        <w:pBdr>
          <w:bottom w:val="single" w:sz="6" w:space="4" w:color="2E75B6"/>
        </w:pBdr>
      </w:pPr>
      <w:r>
        <w:lastRenderedPageBreak/>
        <w:t>10</w:t>
      </w:r>
      <w:proofErr w:type="gramStart"/>
      <w:r>
        <w:t>.  Troubleshooting</w:t>
      </w:r>
      <w:proofErr w:type="gramEnd"/>
    </w:p>
    <w:p w14:paraId="1A95A06D" w14:textId="77777777" w:rsidR="00CF17CF" w:rsidRDefault="00CF17CF">
      <w:pPr>
        <w:spacing w:after="1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200"/>
        <w:gridCol w:w="3480"/>
      </w:tblGrid>
      <w:tr w:rsidR="00CF17CF" w14:paraId="1A95A0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6E" w14:textId="77777777" w:rsidR="00CF17CF" w:rsidRDefault="0093321A">
            <w:r>
              <w:rPr>
                <w:b/>
                <w:bCs/>
                <w:sz w:val="20"/>
                <w:szCs w:val="20"/>
              </w:rPr>
              <w:t>Symptom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6F" w14:textId="77777777" w:rsidR="00CF17CF" w:rsidRDefault="0093321A">
            <w:r>
              <w:rPr>
                <w:b/>
                <w:bCs/>
                <w:sz w:val="20"/>
                <w:szCs w:val="20"/>
              </w:rPr>
              <w:t>Likely Cause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70" w14:textId="77777777" w:rsidR="00CF17CF" w:rsidRDefault="0093321A">
            <w:r>
              <w:rPr>
                <w:b/>
                <w:bCs/>
                <w:sz w:val="20"/>
                <w:szCs w:val="20"/>
              </w:rPr>
              <w:t>Resolution</w:t>
            </w:r>
          </w:p>
        </w:tc>
      </w:tr>
      <w:tr w:rsidR="00CF17CF" w14:paraId="1A95A0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72" w14:textId="77777777" w:rsidR="00CF17CF" w:rsidRDefault="0093321A">
            <w:r>
              <w:rPr>
                <w:sz w:val="20"/>
                <w:szCs w:val="20"/>
              </w:rPr>
              <w:t>Node does not appear in dashboard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73" w14:textId="77777777" w:rsidR="00CF17CF" w:rsidRDefault="0093321A">
            <w:r>
              <w:rPr>
                <w:sz w:val="20"/>
                <w:szCs w:val="20"/>
              </w:rPr>
              <w:t xml:space="preserve">Agent cannot reach port </w:t>
            </w:r>
            <w:proofErr w:type="gramStart"/>
            <w:r>
              <w:rPr>
                <w:sz w:val="20"/>
                <w:szCs w:val="20"/>
              </w:rPr>
              <w:t>8000</w:t>
            </w:r>
            <w:proofErr w:type="gramEnd"/>
            <w:r>
              <w:rPr>
                <w:sz w:val="20"/>
                <w:szCs w:val="20"/>
              </w:rPr>
              <w:t xml:space="preserve"> on the controller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74" w14:textId="77777777" w:rsidR="00CF17CF" w:rsidRDefault="0093321A">
            <w:r>
              <w:rPr>
                <w:sz w:val="20"/>
                <w:szCs w:val="20"/>
              </w:rPr>
              <w:t xml:space="preserve">Check </w:t>
            </w:r>
            <w:proofErr w:type="gramStart"/>
            <w:r>
              <w:rPr>
                <w:sz w:val="20"/>
                <w:szCs w:val="20"/>
              </w:rPr>
              <w:t>firewall</w:t>
            </w:r>
            <w:proofErr w:type="gramEnd"/>
            <w:r>
              <w:rPr>
                <w:sz w:val="20"/>
                <w:szCs w:val="20"/>
              </w:rPr>
              <w:t xml:space="preserve"> rules. Confirm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 is running (netstat -</w:t>
            </w:r>
            <w:proofErr w:type="spellStart"/>
            <w:r>
              <w:rPr>
                <w:sz w:val="20"/>
                <w:szCs w:val="20"/>
              </w:rPr>
              <w:t>tlnp</w:t>
            </w:r>
            <w:proofErr w:type="spellEnd"/>
            <w:r>
              <w:rPr>
                <w:sz w:val="20"/>
                <w:szCs w:val="20"/>
              </w:rPr>
              <w:t xml:space="preserve"> | grep 8000). Try curl http://192.168.1.10:8000/api/health from the worker.</w:t>
            </w:r>
          </w:p>
        </w:tc>
      </w:tr>
      <w:tr w:rsidR="00CF17CF" w14:paraId="1A95A0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76" w14:textId="77777777" w:rsidR="00CF17CF" w:rsidRDefault="0093321A">
            <w:r>
              <w:rPr>
                <w:sz w:val="20"/>
                <w:szCs w:val="20"/>
              </w:rPr>
              <w:t>Clock delta shows warning (yellow)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77" w14:textId="77777777" w:rsidR="00CF17CF" w:rsidRDefault="0093321A">
            <w:r>
              <w:rPr>
                <w:sz w:val="20"/>
                <w:szCs w:val="20"/>
              </w:rPr>
              <w:t xml:space="preserve">Clocks are </w:t>
            </w:r>
            <w:proofErr w:type="gramStart"/>
            <w:r>
              <w:rPr>
                <w:sz w:val="20"/>
                <w:szCs w:val="20"/>
              </w:rPr>
              <w:t>out of sync</w:t>
            </w:r>
            <w:proofErr w:type="gramEnd"/>
            <w:r>
              <w:rPr>
                <w:sz w:val="20"/>
                <w:szCs w:val="20"/>
              </w:rPr>
              <w:t xml:space="preserve"> by &gt; 50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78" w14:textId="77777777" w:rsidR="00CF17CF" w:rsidRDefault="0093321A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chronyc</w:t>
            </w:r>
            <w:proofErr w:type="spellEnd"/>
            <w:r>
              <w:rPr>
                <w:sz w:val="20"/>
                <w:szCs w:val="20"/>
              </w:rPr>
              <w:t xml:space="preserve"> tracking and </w:t>
            </w:r>
            <w:proofErr w:type="spellStart"/>
            <w:r>
              <w:rPr>
                <w:sz w:val="20"/>
                <w:szCs w:val="20"/>
              </w:rPr>
              <w:t>chronyc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makestep</w:t>
            </w:r>
            <w:proofErr w:type="spellEnd"/>
            <w:r>
              <w:rPr>
                <w:sz w:val="20"/>
                <w:szCs w:val="20"/>
              </w:rPr>
              <w:t xml:space="preserve"> on the affected worker. Verify the controller is reachable as NTP source.</w:t>
            </w:r>
          </w:p>
        </w:tc>
      </w:tr>
      <w:tr w:rsidR="00CF17CF" w14:paraId="1A95A0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7A" w14:textId="77777777" w:rsidR="00CF17CF" w:rsidRDefault="0093321A">
            <w:r>
              <w:rPr>
                <w:sz w:val="20"/>
                <w:szCs w:val="20"/>
              </w:rPr>
              <w:t xml:space="preserve">Clock delta shows </w:t>
            </w:r>
            <w:proofErr w:type="gramStart"/>
            <w:r>
              <w:rPr>
                <w:sz w:val="20"/>
                <w:szCs w:val="20"/>
              </w:rPr>
              <w:t>dash (—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7B" w14:textId="77777777" w:rsidR="00CF17CF" w:rsidRDefault="0093321A">
            <w:r>
              <w:rPr>
                <w:sz w:val="20"/>
                <w:szCs w:val="20"/>
              </w:rPr>
              <w:t>Pre-connection HTTP health check failed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7C" w14:textId="77777777" w:rsidR="00CF17CF" w:rsidRDefault="0093321A">
            <w:r>
              <w:rPr>
                <w:sz w:val="20"/>
                <w:szCs w:val="20"/>
              </w:rPr>
              <w:t xml:space="preserve">Confirm the controller is running before starting the agent. Check </w:t>
            </w:r>
            <w:proofErr w:type="gramStart"/>
            <w:r>
              <w:rPr>
                <w:sz w:val="20"/>
                <w:szCs w:val="20"/>
              </w:rPr>
              <w:t>firewall</w:t>
            </w:r>
            <w:proofErr w:type="gramEnd"/>
            <w:r>
              <w:rPr>
                <w:sz w:val="20"/>
                <w:szCs w:val="20"/>
              </w:rPr>
              <w:t xml:space="preserve"> on TCP port </w:t>
            </w:r>
            <w:proofErr w:type="gramStart"/>
            <w:r>
              <w:rPr>
                <w:sz w:val="20"/>
                <w:szCs w:val="20"/>
              </w:rPr>
              <w:t>8000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CF17CF" w14:paraId="1A95A0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7E" w14:textId="77777777" w:rsidR="00CF17CF" w:rsidRDefault="0093321A">
            <w:r>
              <w:rPr>
                <w:sz w:val="20"/>
                <w:szCs w:val="20"/>
              </w:rPr>
              <w:t>No streams appear in live table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7F" w14:textId="77777777" w:rsidR="00CF17CF" w:rsidRDefault="0093321A">
            <w:r>
              <w:rPr>
                <w:sz w:val="20"/>
                <w:szCs w:val="20"/>
              </w:rPr>
              <w:t>Workers failed to provision IP aliases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80" w14:textId="77777777" w:rsidR="00CF17CF" w:rsidRDefault="0093321A">
            <w:r>
              <w:rPr>
                <w:sz w:val="20"/>
                <w:szCs w:val="20"/>
              </w:rPr>
              <w:t xml:space="preserve">Check agent logs for IP alias errors. Agent must run as root. Verify 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addr</w:t>
            </w:r>
            <w:proofErr w:type="spellEnd"/>
            <w:r>
              <w:rPr>
                <w:sz w:val="20"/>
                <w:szCs w:val="20"/>
              </w:rPr>
              <w:t xml:space="preserve"> add</w:t>
            </w:r>
            <w:proofErr w:type="gramEnd"/>
            <w:r>
              <w:rPr>
                <w:sz w:val="20"/>
                <w:szCs w:val="20"/>
              </w:rPr>
              <w:t xml:space="preserve"> works manually.</w:t>
            </w:r>
          </w:p>
        </w:tc>
      </w:tr>
      <w:tr w:rsidR="00CF17CF" w14:paraId="1A95A08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82" w14:textId="77777777" w:rsidR="00CF17CF" w:rsidRDefault="0093321A">
            <w:r>
              <w:rPr>
                <w:sz w:val="20"/>
                <w:szCs w:val="20"/>
              </w:rPr>
              <w:t xml:space="preserve">Packet loss 100% / latency </w:t>
            </w:r>
            <w:proofErr w:type="gramStart"/>
            <w:r>
              <w:rPr>
                <w:sz w:val="20"/>
                <w:szCs w:val="20"/>
              </w:rPr>
              <w:t>0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83" w14:textId="77777777" w:rsidR="00CF17CF" w:rsidRDefault="0093321A">
            <w:r>
              <w:rPr>
                <w:sz w:val="20"/>
                <w:szCs w:val="20"/>
              </w:rPr>
              <w:t>UDP traffic not reaching peer (</w:t>
            </w:r>
            <w:proofErr w:type="gramStart"/>
            <w:r>
              <w:rPr>
                <w:sz w:val="20"/>
                <w:szCs w:val="20"/>
              </w:rPr>
              <w:t>firewall</w:t>
            </w:r>
            <w:proofErr w:type="gramEnd"/>
            <w:r>
              <w:rPr>
                <w:sz w:val="20"/>
                <w:szCs w:val="20"/>
              </w:rPr>
              <w:t>/routing)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84" w14:textId="77777777" w:rsidR="00CF17CF" w:rsidRDefault="0093321A">
            <w:proofErr w:type="gramStart"/>
            <w:r>
              <w:rPr>
                <w:sz w:val="20"/>
                <w:szCs w:val="20"/>
              </w:rPr>
              <w:t xml:space="preserve">Check </w:t>
            </w:r>
            <w:proofErr w:type="spellStart"/>
            <w:r>
              <w:rPr>
                <w:sz w:val="20"/>
                <w:szCs w:val="20"/>
              </w:rPr>
              <w:t>ufw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rules for UDP 3478-3480. Verify the worker VMs can ping each other's alias IPs.</w:t>
            </w:r>
          </w:p>
        </w:tc>
      </w:tr>
      <w:tr w:rsidR="00CF17CF" w14:paraId="1A95A0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86" w14:textId="77777777" w:rsidR="00CF17CF" w:rsidRDefault="0093321A">
            <w:r>
              <w:rPr>
                <w:sz w:val="20"/>
                <w:szCs w:val="20"/>
              </w:rPr>
              <w:t>MOS stuck at 1.0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87" w14:textId="77777777" w:rsidR="00CF17CF" w:rsidRDefault="0093321A">
            <w:r>
              <w:rPr>
                <w:sz w:val="20"/>
                <w:szCs w:val="20"/>
              </w:rPr>
              <w:t xml:space="preserve">UDP packets arriving but sequence </w:t>
            </w:r>
            <w:proofErr w:type="gramStart"/>
            <w:r>
              <w:rPr>
                <w:sz w:val="20"/>
                <w:szCs w:val="20"/>
              </w:rPr>
              <w:t>is broken</w:t>
            </w:r>
            <w:proofErr w:type="gram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88" w14:textId="77777777" w:rsidR="00CF17CF" w:rsidRDefault="0093321A">
            <w:r>
              <w:rPr>
                <w:sz w:val="20"/>
                <w:szCs w:val="20"/>
              </w:rPr>
              <w:t>Check for packet fragmentation. UDP packet size should match the MTU minus 28 bytes (IP+UDP header).</w:t>
            </w:r>
          </w:p>
        </w:tc>
      </w:tr>
      <w:tr w:rsidR="00CF17CF" w14:paraId="1A95A08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8A" w14:textId="77777777" w:rsidR="00CF17CF" w:rsidRDefault="0093321A">
            <w:r>
              <w:rPr>
                <w:sz w:val="20"/>
                <w:szCs w:val="20"/>
              </w:rPr>
              <w:t xml:space="preserve">YouTube workers show </w:t>
            </w:r>
            <w:proofErr w:type="spellStart"/>
            <w:r>
              <w:rPr>
                <w:sz w:val="20"/>
                <w:szCs w:val="20"/>
              </w:rPr>
              <w:t>stall_s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8B" w14:textId="77777777" w:rsidR="00CF17CF" w:rsidRDefault="0093321A">
            <w:r>
              <w:rPr>
                <w:sz w:val="20"/>
                <w:szCs w:val="20"/>
              </w:rPr>
              <w:t>Network bandwidth insufficient for 720p (3 Mbps)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8C" w14:textId="77777777" w:rsidR="00CF17CF" w:rsidRDefault="0093321A">
            <w:r>
              <w:rPr>
                <w:sz w:val="20"/>
                <w:szCs w:val="20"/>
              </w:rPr>
              <w:t xml:space="preserve">Reduce </w:t>
            </w:r>
            <w:proofErr w:type="spellStart"/>
            <w:r>
              <w:rPr>
                <w:sz w:val="20"/>
                <w:szCs w:val="20"/>
              </w:rPr>
              <w:t>youtube_users</w:t>
            </w:r>
            <w:proofErr w:type="spellEnd"/>
            <w:r>
              <w:rPr>
                <w:sz w:val="20"/>
                <w:szCs w:val="20"/>
              </w:rPr>
              <w:t xml:space="preserve"> count or set a lower quality profile by editing youtube_worker.py </w:t>
            </w:r>
            <w:proofErr w:type="spellStart"/>
            <w:r>
              <w:rPr>
                <w:sz w:val="20"/>
                <w:szCs w:val="20"/>
              </w:rPr>
              <w:t>QualityProfile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F17CF" w14:paraId="1A95A09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8E" w14:textId="77777777" w:rsidR="00CF17CF" w:rsidRDefault="0093321A">
            <w:r>
              <w:rPr>
                <w:sz w:val="20"/>
                <w:szCs w:val="20"/>
              </w:rPr>
              <w:t>Web workers: all requests fail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8F" w14:textId="77777777" w:rsidR="00CF17CF" w:rsidRDefault="0093321A">
            <w:r>
              <w:rPr>
                <w:sz w:val="20"/>
                <w:szCs w:val="20"/>
              </w:rPr>
              <w:t>DNS not resolving or outbound HTTP/S blocked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90" w14:textId="77777777" w:rsidR="00CF17CF" w:rsidRDefault="0093321A">
            <w:r>
              <w:rPr>
                <w:sz w:val="20"/>
                <w:szCs w:val="20"/>
              </w:rPr>
              <w:t>Run curl https://example.com from the worker to verify connectivity. Check proxy settings.</w:t>
            </w:r>
          </w:p>
        </w:tc>
      </w:tr>
      <w:tr w:rsidR="00CF17CF" w14:paraId="1A95A09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92" w14:textId="77777777" w:rsidR="00CF17CF" w:rsidRDefault="0093321A">
            <w:r>
              <w:rPr>
                <w:sz w:val="20"/>
                <w:szCs w:val="20"/>
              </w:rPr>
              <w:t>Dashboard WebSocket disconnects frequently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93" w14:textId="77777777" w:rsidR="00CF17CF" w:rsidRDefault="0093321A">
            <w:r>
              <w:rPr>
                <w:sz w:val="20"/>
                <w:szCs w:val="20"/>
              </w:rPr>
              <w:t>Nginx / load balancer not forwarding WS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94" w14:textId="77777777" w:rsidR="00CF17CF" w:rsidRDefault="0093321A">
            <w:r>
              <w:rPr>
                <w:sz w:val="20"/>
                <w:szCs w:val="20"/>
              </w:rPr>
              <w:t xml:space="preserve">Ensure </w:t>
            </w:r>
            <w:proofErr w:type="spellStart"/>
            <w:r>
              <w:rPr>
                <w:sz w:val="20"/>
                <w:szCs w:val="20"/>
              </w:rPr>
              <w:t>proxy_read_timeout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proxy_send_timeout</w:t>
            </w:r>
            <w:proofErr w:type="spellEnd"/>
            <w:r>
              <w:rPr>
                <w:sz w:val="20"/>
                <w:szCs w:val="20"/>
              </w:rPr>
              <w:t xml:space="preserve"> are set &gt;= 120 s in any nginx config.</w:t>
            </w:r>
          </w:p>
        </w:tc>
      </w:tr>
      <w:tr w:rsidR="00CF17CF" w14:paraId="1A95A0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96" w14:textId="77777777" w:rsidR="00CF17CF" w:rsidRDefault="0093321A">
            <w:r>
              <w:rPr>
                <w:sz w:val="20"/>
                <w:szCs w:val="20"/>
              </w:rPr>
              <w:t>Export PDF fails with import error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97" w14:textId="77777777" w:rsidR="00CF17CF" w:rsidRDefault="0093321A">
            <w:proofErr w:type="spellStart"/>
            <w:r>
              <w:rPr>
                <w:sz w:val="20"/>
                <w:szCs w:val="20"/>
              </w:rPr>
              <w:t>reportlab</w:t>
            </w:r>
            <w:proofErr w:type="spellEnd"/>
            <w:r>
              <w:rPr>
                <w:sz w:val="20"/>
                <w:szCs w:val="20"/>
              </w:rPr>
              <w:t xml:space="preserve"> not installed on controller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98" w14:textId="77777777" w:rsidR="00CF17CF" w:rsidRDefault="0093321A">
            <w:r>
              <w:rPr>
                <w:sz w:val="20"/>
                <w:szCs w:val="20"/>
              </w:rPr>
              <w:t xml:space="preserve">Run: </w:t>
            </w:r>
            <w:proofErr w:type="spellStart"/>
            <w:r>
              <w:rPr>
                <w:sz w:val="20"/>
                <w:szCs w:val="20"/>
              </w:rPr>
              <w:t>sudo</w:t>
            </w:r>
            <w:proofErr w:type="spellEnd"/>
            <w:r>
              <w:rPr>
                <w:sz w:val="20"/>
                <w:szCs w:val="20"/>
              </w:rPr>
              <w:t xml:space="preserve"> pip3 install </w:t>
            </w:r>
            <w:proofErr w:type="spellStart"/>
            <w:r>
              <w:rPr>
                <w:sz w:val="20"/>
                <w:szCs w:val="20"/>
              </w:rPr>
              <w:t>reportlab</w:t>
            </w:r>
            <w:proofErr w:type="spellEnd"/>
          </w:p>
        </w:tc>
      </w:tr>
      <w:tr w:rsidR="00CF17CF" w14:paraId="1A95A09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9A" w14:textId="77777777" w:rsidR="00CF17CF" w:rsidRDefault="0093321A">
            <w:r>
              <w:rPr>
                <w:sz w:val="20"/>
                <w:szCs w:val="20"/>
              </w:rPr>
              <w:t>Test plan rejected: 503 No idle nodes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9B" w14:textId="77777777" w:rsidR="00CF17CF" w:rsidRDefault="0093321A">
            <w:r>
              <w:rPr>
                <w:sz w:val="20"/>
                <w:szCs w:val="20"/>
              </w:rPr>
              <w:t>All nodes are RUNNING or OFFLINE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9C" w14:textId="77777777" w:rsidR="00CF17CF" w:rsidRDefault="0093321A">
            <w:r>
              <w:rPr>
                <w:sz w:val="20"/>
                <w:szCs w:val="20"/>
              </w:rPr>
              <w:t>Stop any running session first. If nodes show OFFLINE, check agent connectivity.</w:t>
            </w:r>
          </w:p>
        </w:tc>
      </w:tr>
      <w:tr w:rsidR="00CF17CF" w14:paraId="1A95A0A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9E" w14:textId="77777777" w:rsidR="00CF17CF" w:rsidRDefault="0093321A">
            <w:r>
              <w:rPr>
                <w:sz w:val="20"/>
                <w:szCs w:val="20"/>
              </w:rPr>
              <w:t>Node status stuck at RUNNING after test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9F" w14:textId="77777777" w:rsidR="00CF17CF" w:rsidRDefault="0093321A">
            <w:r>
              <w:rPr>
                <w:sz w:val="20"/>
                <w:szCs w:val="20"/>
              </w:rPr>
              <w:t>Agent did not send PLAN_STOPPED message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A0" w14:textId="77777777" w:rsidR="00CF17CF" w:rsidRDefault="0093321A">
            <w:r>
              <w:rPr>
                <w:sz w:val="20"/>
                <w:szCs w:val="20"/>
              </w:rPr>
              <w:t>Restart the agent service. The controller will mark the node OFFLINE after 45 s timeout, then the agent reconnects as IDLE.</w:t>
            </w:r>
          </w:p>
        </w:tc>
      </w:tr>
    </w:tbl>
    <w:p w14:paraId="1A95A0A2" w14:textId="77777777" w:rsidR="00CF17CF" w:rsidRDefault="00CF17CF">
      <w:pPr>
        <w:spacing w:after="100"/>
      </w:pPr>
    </w:p>
    <w:p w14:paraId="1A95A0A3" w14:textId="77777777" w:rsidR="00CF17CF" w:rsidRDefault="0093321A">
      <w:pPr>
        <w:pStyle w:val="Heading2"/>
      </w:pPr>
      <w:proofErr w:type="gramStart"/>
      <w:r>
        <w:lastRenderedPageBreak/>
        <w:t>10.1  Useful</w:t>
      </w:r>
      <w:proofErr w:type="gramEnd"/>
      <w:r>
        <w:t xml:space="preserve"> Diagnostic Commands</w:t>
      </w:r>
    </w:p>
    <w:p w14:paraId="1A95A0A4" w14:textId="77777777" w:rsidR="00CF17CF" w:rsidRDefault="00CF17CF">
      <w:pPr>
        <w:spacing w:after="100"/>
      </w:pPr>
    </w:p>
    <w:p w14:paraId="1A95A0A5" w14:textId="77777777" w:rsidR="00CF17CF" w:rsidRDefault="0093321A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Controller health check (includes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server_time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for clock sync):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curl -s http://192.168.1.10:8000/api/health | python3 -m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json.tool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List connected nodes: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curl -s http://192.168.1.10:8000/api/nodes | python3 -m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json.tool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List active session: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curl -s http://192.168.1.10:8000/api/sessions/active | python3 -m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json.tool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Check IP aliases on a worker: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show eth0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Watch agent logs in real time: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-agent -f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Watch controller logs in real time: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journalctl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-controller -f</w:t>
      </w:r>
    </w:p>
    <w:p w14:paraId="1A95A0A6" w14:textId="77777777" w:rsidR="00CF17CF" w:rsidRDefault="0093321A">
      <w:r>
        <w:br w:type="page"/>
      </w:r>
    </w:p>
    <w:p w14:paraId="1A95A0A7" w14:textId="77777777" w:rsidR="00CF17CF" w:rsidRDefault="0093321A">
      <w:pPr>
        <w:pStyle w:val="Heading1"/>
        <w:pBdr>
          <w:bottom w:val="single" w:sz="6" w:space="4" w:color="2E75B6"/>
        </w:pBdr>
      </w:pPr>
      <w:r>
        <w:lastRenderedPageBreak/>
        <w:t>11</w:t>
      </w:r>
      <w:proofErr w:type="gramStart"/>
      <w:r>
        <w:t>.  Running</w:t>
      </w:r>
      <w:proofErr w:type="gramEnd"/>
      <w:r>
        <w:t xml:space="preserve"> the Automated Test Suite</w:t>
      </w:r>
    </w:p>
    <w:p w14:paraId="1A95A0A8" w14:textId="77777777" w:rsidR="00CF17CF" w:rsidRDefault="0093321A">
      <w:pPr>
        <w:spacing w:after="100"/>
      </w:pPr>
      <w:proofErr w:type="spellStart"/>
      <w:r>
        <w:t>NetLab</w:t>
      </w:r>
      <w:proofErr w:type="spellEnd"/>
      <w:r>
        <w:t xml:space="preserve"> includes 231 unit and integration tests. Run them from the project root on the controller VM before going live.</w:t>
      </w:r>
    </w:p>
    <w:p w14:paraId="1A95A0A9" w14:textId="77777777" w:rsidR="00CF17CF" w:rsidRDefault="00CF17CF">
      <w:pPr>
        <w:spacing w:after="100"/>
      </w:pPr>
    </w:p>
    <w:p w14:paraId="1A95A0AA" w14:textId="77777777" w:rsidR="00CF17CF" w:rsidRDefault="0093321A">
      <w:pPr>
        <w:shd w:val="clear" w:color="auto" w:fill="1E1E1E"/>
        <w:spacing w:before="80" w:after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/opt/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netlab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t># Core tests (MOS math, UDP integration, packet construction):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python3 tests/run_tests.py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Controller tests (models, session store, distributor, export):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python3 tests/run_controller_tests.py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Web worker tests: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python3 tests/run_web_worker_tests.py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YouTube worker tests: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python3 tests/run_youtube_worker_tests.py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Alert threshold tests: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python3 tests/run_alert_tests.py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# NTP sync check tests: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python3 tests/run_ntp_tests.py</w:t>
      </w:r>
    </w:p>
    <w:p w14:paraId="1A95A0AB" w14:textId="77777777" w:rsidR="00CF17CF" w:rsidRDefault="00CF17CF">
      <w:pPr>
        <w:spacing w:after="100"/>
      </w:pPr>
    </w:p>
    <w:p w14:paraId="1A95A0AC" w14:textId="77777777" w:rsidR="00CF17CF" w:rsidRDefault="0093321A">
      <w:pPr>
        <w:spacing w:after="100"/>
      </w:pPr>
      <w:r>
        <w:t xml:space="preserve">Expected results: all 231 tests </w:t>
      </w:r>
      <w:proofErr w:type="gramStart"/>
      <w:r>
        <w:t>pass</w:t>
      </w:r>
      <w:proofErr w:type="gramEnd"/>
      <w:r>
        <w:t xml:space="preserve">. The UDP loopback integration test in run_tests.py runs a real 3-second voice stream over 127.0.0.1 and should report MOS ≈ 4.38, loss = 0.0%, latency ≈ 1.5 </w:t>
      </w:r>
      <w:proofErr w:type="spellStart"/>
      <w:r>
        <w:t>ms.</w:t>
      </w:r>
      <w:proofErr w:type="spellEnd"/>
      <w:r>
        <w:t xml:space="preserve"> Tests that depend on external libraries (</w:t>
      </w:r>
      <w:proofErr w:type="spellStart"/>
      <w:r>
        <w:t>pydantic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aiohttp</w:t>
      </w:r>
      <w:proofErr w:type="spellEnd"/>
      <w:r>
        <w:t xml:space="preserve">) </w:t>
      </w:r>
      <w:proofErr w:type="gramStart"/>
      <w:r>
        <w:t>are automatically skipped</w:t>
      </w:r>
      <w:proofErr w:type="gramEnd"/>
      <w:r>
        <w:t xml:space="preserve"> if those packages </w:t>
      </w:r>
      <w:proofErr w:type="gramStart"/>
      <w:r>
        <w:t>are not installed</w:t>
      </w:r>
      <w:proofErr w:type="gramEnd"/>
      <w:r>
        <w:t xml:space="preserve"> in the test environment.</w:t>
      </w:r>
    </w:p>
    <w:p w14:paraId="1A95A0AD" w14:textId="77777777" w:rsidR="00CF17CF" w:rsidRDefault="00CF17CF">
      <w:pPr>
        <w:spacing w:after="100"/>
      </w:pPr>
    </w:p>
    <w:p w14:paraId="1A95A0AE" w14:textId="77777777" w:rsidR="00CF17CF" w:rsidRDefault="0093321A">
      <w:pPr>
        <w:pStyle w:val="Heading1"/>
        <w:pBdr>
          <w:bottom w:val="single" w:sz="6" w:space="4" w:color="2E75B6"/>
        </w:pBdr>
      </w:pPr>
      <w:r>
        <w:t>12</w:t>
      </w:r>
      <w:proofErr w:type="gramStart"/>
      <w:r>
        <w:t>.  WebSocket</w:t>
      </w:r>
      <w:proofErr w:type="gramEnd"/>
      <w:r>
        <w:t xml:space="preserve"> Protocol Reference</w:t>
      </w:r>
    </w:p>
    <w:p w14:paraId="1A95A0AF" w14:textId="77777777" w:rsidR="00CF17CF" w:rsidRDefault="0093321A">
      <w:pPr>
        <w:spacing w:after="100"/>
      </w:pPr>
      <w:r>
        <w:t xml:space="preserve">All messages between the agent and controller use the envelope format: </w:t>
      </w:r>
      <w:proofErr w:type="gramStart"/>
      <w:r>
        <w:t>{ "</w:t>
      </w:r>
      <w:proofErr w:type="gramEnd"/>
      <w:r>
        <w:t>type": "&lt;</w:t>
      </w:r>
      <w:proofErr w:type="spellStart"/>
      <w:r>
        <w:t>MsgType</w:t>
      </w:r>
      <w:proofErr w:type="spellEnd"/>
      <w:r>
        <w:t xml:space="preserve">&gt;", "payload": </w:t>
      </w:r>
      <w:proofErr w:type="gramStart"/>
      <w:r>
        <w:t>{ ...</w:t>
      </w:r>
      <w:proofErr w:type="gramEnd"/>
      <w:r>
        <w:t xml:space="preserve"> </w:t>
      </w:r>
      <w:proofErr w:type="gramStart"/>
      <w:r>
        <w:t>} }</w:t>
      </w:r>
      <w:proofErr w:type="gramEnd"/>
      <w:r>
        <w:t xml:space="preserve">. Messages from the controller to the dashboard use: </w:t>
      </w:r>
      <w:proofErr w:type="gramStart"/>
      <w:r>
        <w:t>{ "</w:t>
      </w:r>
      <w:proofErr w:type="gramEnd"/>
      <w:r>
        <w:t xml:space="preserve">event": "&lt;name&gt;", "data": </w:t>
      </w:r>
      <w:proofErr w:type="gramStart"/>
      <w:r>
        <w:t>{ ...</w:t>
      </w:r>
      <w:proofErr w:type="gramEnd"/>
      <w:r>
        <w:t xml:space="preserve"> </w:t>
      </w:r>
      <w:proofErr w:type="gramStart"/>
      <w:r>
        <w:t>} }</w:t>
      </w:r>
      <w:proofErr w:type="gramEnd"/>
      <w:r>
        <w:t>.</w:t>
      </w:r>
    </w:p>
    <w:p w14:paraId="1A95A0B0" w14:textId="77777777" w:rsidR="00CF17CF" w:rsidRDefault="00CF17CF">
      <w:pPr>
        <w:spacing w:after="10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5000"/>
      </w:tblGrid>
      <w:tr w:rsidR="00CF17CF" w14:paraId="1A95A0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B1" w14:textId="77777777" w:rsidR="00CF17CF" w:rsidRDefault="0093321A">
            <w:r>
              <w:rPr>
                <w:b/>
                <w:bCs/>
                <w:sz w:val="20"/>
                <w:szCs w:val="20"/>
              </w:rPr>
              <w:t>Message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B2" w14:textId="77777777" w:rsidR="00CF17CF" w:rsidRDefault="0093321A">
            <w:r>
              <w:rPr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5A0B3" w14:textId="77777777" w:rsidR="00CF17CF" w:rsidRDefault="0093321A"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CF17CF" w14:paraId="1A95A0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B5" w14:textId="77777777" w:rsidR="00CF17CF" w:rsidRDefault="0093321A">
            <w:r>
              <w:rPr>
                <w:sz w:val="20"/>
                <w:szCs w:val="20"/>
              </w:rPr>
              <w:t>PING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B6" w14:textId="77777777" w:rsidR="00CF17CF" w:rsidRDefault="0093321A">
            <w:r>
              <w:rPr>
                <w:sz w:val="20"/>
                <w:szCs w:val="20"/>
              </w:rPr>
              <w:t>Controller → Agent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B7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Heartbeat (every 15 s)</w:t>
            </w:r>
          </w:p>
        </w:tc>
      </w:tr>
      <w:tr w:rsidR="00CF17CF" w14:paraId="1A95A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B9" w14:textId="77777777" w:rsidR="00CF17CF" w:rsidRDefault="0093321A">
            <w:r>
              <w:rPr>
                <w:sz w:val="20"/>
                <w:szCs w:val="20"/>
              </w:rPr>
              <w:t>RUN_PLAN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BA" w14:textId="77777777" w:rsidR="00CF17CF" w:rsidRDefault="0093321A">
            <w:r>
              <w:rPr>
                <w:sz w:val="20"/>
                <w:szCs w:val="20"/>
              </w:rPr>
              <w:t>Controller → Agent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BB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Dispatch a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NodePlan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to execute</w:t>
            </w:r>
          </w:p>
        </w:tc>
      </w:tr>
      <w:tr w:rsidR="00CF17CF" w14:paraId="1A95A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BD" w14:textId="77777777" w:rsidR="00CF17CF" w:rsidRDefault="0093321A">
            <w:r>
              <w:rPr>
                <w:sz w:val="20"/>
                <w:szCs w:val="20"/>
              </w:rPr>
              <w:t>STOP_PLAN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BE" w14:textId="77777777" w:rsidR="00CF17CF" w:rsidRDefault="0093321A">
            <w:r>
              <w:rPr>
                <w:sz w:val="20"/>
                <w:szCs w:val="20"/>
              </w:rPr>
              <w:t>Controller → Agent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BF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Halt the current plan immediately</w:t>
            </w:r>
          </w:p>
        </w:tc>
      </w:tr>
      <w:tr w:rsidR="00CF17CF" w14:paraId="1A95A0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C1" w14:textId="77777777" w:rsidR="00CF17CF" w:rsidRDefault="0093321A">
            <w:r>
              <w:rPr>
                <w:sz w:val="20"/>
                <w:szCs w:val="20"/>
              </w:rPr>
              <w:t>REGISTER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C2" w14:textId="77777777" w:rsidR="00CF17CF" w:rsidRDefault="0093321A">
            <w:r>
              <w:rPr>
                <w:sz w:val="20"/>
                <w:szCs w:val="20"/>
              </w:rPr>
              <w:t>Agent → Controller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C3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Announce node on connect; includes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clock_delta_ms</w:t>
            </w:r>
            <w:proofErr w:type="spellEnd"/>
          </w:p>
        </w:tc>
      </w:tr>
      <w:tr w:rsidR="00CF17CF" w14:paraId="1A95A0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C5" w14:textId="77777777" w:rsidR="00CF17CF" w:rsidRDefault="0093321A">
            <w:r>
              <w:rPr>
                <w:sz w:val="20"/>
                <w:szCs w:val="20"/>
              </w:rPr>
              <w:t>PONG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C6" w14:textId="77777777" w:rsidR="00CF17CF" w:rsidRDefault="0093321A">
            <w:r>
              <w:rPr>
                <w:sz w:val="20"/>
                <w:szCs w:val="20"/>
              </w:rPr>
              <w:t>Agent → Controller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C7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Heartbeat reply</w:t>
            </w:r>
          </w:p>
        </w:tc>
      </w:tr>
      <w:tr w:rsidR="00CF17CF" w14:paraId="1A95A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C9" w14:textId="77777777" w:rsidR="00CF17CF" w:rsidRDefault="0093321A">
            <w:r>
              <w:rPr>
                <w:sz w:val="20"/>
                <w:szCs w:val="20"/>
              </w:rPr>
              <w:t>SNAPSHOT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CA" w14:textId="77777777" w:rsidR="00CF17CF" w:rsidRDefault="0093321A">
            <w:r>
              <w:rPr>
                <w:sz w:val="20"/>
                <w:szCs w:val="20"/>
              </w:rPr>
              <w:t>Agent → Controller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CB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Telemetry (every 2 s per stream)</w:t>
            </w:r>
          </w:p>
        </w:tc>
      </w:tr>
      <w:tr w:rsidR="00CF17CF" w14:paraId="1A95A0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CD" w14:textId="77777777" w:rsidR="00CF17CF" w:rsidRDefault="0093321A">
            <w:r>
              <w:rPr>
                <w:sz w:val="20"/>
                <w:szCs w:val="20"/>
              </w:rPr>
              <w:t>PLAN_STARTED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CE" w14:textId="77777777" w:rsidR="00CF17CF" w:rsidRDefault="0093321A">
            <w:r>
              <w:rPr>
                <w:sz w:val="20"/>
                <w:szCs w:val="20"/>
              </w:rPr>
              <w:t>Agent → Controller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CF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Confirm plan execution began</w:t>
            </w:r>
          </w:p>
        </w:tc>
      </w:tr>
      <w:tr w:rsidR="00CF17CF" w14:paraId="1A95A0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D1" w14:textId="77777777" w:rsidR="00CF17CF" w:rsidRDefault="0093321A">
            <w:r>
              <w:rPr>
                <w:sz w:val="20"/>
                <w:szCs w:val="20"/>
              </w:rPr>
              <w:lastRenderedPageBreak/>
              <w:t>PLAN_STOPPED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D2" w14:textId="77777777" w:rsidR="00CF17CF" w:rsidRDefault="0093321A">
            <w:r>
              <w:rPr>
                <w:sz w:val="20"/>
                <w:szCs w:val="20"/>
              </w:rPr>
              <w:t>Agent → Controller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D3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Confirm plan ended or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was stopped</w:t>
            </w:r>
            <w:proofErr w:type="gramEnd"/>
          </w:p>
        </w:tc>
      </w:tr>
      <w:tr w:rsidR="00CF17CF" w14:paraId="1A95A0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D5" w14:textId="77777777" w:rsidR="00CF17CF" w:rsidRDefault="0093321A">
            <w:r>
              <w:rPr>
                <w:sz w:val="20"/>
                <w:szCs w:val="20"/>
              </w:rPr>
              <w:t>ERROR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D6" w14:textId="77777777" w:rsidR="00CF17CF" w:rsidRDefault="0093321A">
            <w:r>
              <w:rPr>
                <w:sz w:val="20"/>
                <w:szCs w:val="20"/>
              </w:rPr>
              <w:t>Agent → Controller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D7" w14:textId="77777777" w:rsidR="00CF17CF" w:rsidRDefault="0093321A"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Report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a fatal worker failure</w:t>
            </w:r>
          </w:p>
        </w:tc>
      </w:tr>
      <w:tr w:rsidR="00CF17CF" w14:paraId="1A95A0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D9" w14:textId="77777777" w:rsidR="00CF17CF" w:rsidRDefault="0093321A"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DA" w14:textId="77777777" w:rsidR="00CF17CF" w:rsidRDefault="0093321A">
            <w:r>
              <w:rPr>
                <w:sz w:val="20"/>
                <w:szCs w:val="20"/>
              </w:rPr>
              <w:t>Controller → Dashboard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DB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Full state dump on WebSocket connect</w:t>
            </w:r>
          </w:p>
        </w:tc>
      </w:tr>
      <w:tr w:rsidR="00CF17CF" w14:paraId="1A95A0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DD" w14:textId="77777777" w:rsidR="00CF17CF" w:rsidRDefault="0093321A">
            <w:proofErr w:type="spellStart"/>
            <w:r>
              <w:rPr>
                <w:sz w:val="20"/>
                <w:szCs w:val="20"/>
              </w:rPr>
              <w:t>node_update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DE" w14:textId="77777777" w:rsidR="00CF17CF" w:rsidRDefault="0093321A">
            <w:r>
              <w:rPr>
                <w:sz w:val="20"/>
                <w:szCs w:val="20"/>
              </w:rPr>
              <w:t>Controller → Dashboard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DF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Node status or info change</w:t>
            </w:r>
          </w:p>
        </w:tc>
      </w:tr>
      <w:tr w:rsidR="00CF17CF" w14:paraId="1A95A0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E1" w14:textId="77777777" w:rsidR="00CF17CF" w:rsidRDefault="0093321A">
            <w:proofErr w:type="spellStart"/>
            <w:r>
              <w:rPr>
                <w:sz w:val="20"/>
                <w:szCs w:val="20"/>
              </w:rPr>
              <w:t>session_update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E2" w14:textId="77777777" w:rsidR="00CF17CF" w:rsidRDefault="0093321A">
            <w:r>
              <w:rPr>
                <w:sz w:val="20"/>
                <w:szCs w:val="20"/>
              </w:rPr>
              <w:t>Controller → Dashboard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E3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Session status or summary change</w:t>
            </w:r>
          </w:p>
        </w:tc>
      </w:tr>
      <w:tr w:rsidR="00CF17CF" w14:paraId="1A95A0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E5" w14:textId="77777777" w:rsidR="00CF17CF" w:rsidRDefault="0093321A">
            <w:r>
              <w:rPr>
                <w:sz w:val="20"/>
                <w:szCs w:val="20"/>
              </w:rPr>
              <w:t>snapshot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E6" w14:textId="77777777" w:rsidR="00CF17CF" w:rsidRDefault="0093321A">
            <w:r>
              <w:rPr>
                <w:sz w:val="20"/>
                <w:szCs w:val="20"/>
              </w:rPr>
              <w:t>Controller → Dashboard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E7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New telemetry row (real-time feed)</w:t>
            </w:r>
          </w:p>
        </w:tc>
      </w:tr>
      <w:tr w:rsidR="00CF17CF" w14:paraId="1A95A0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E9" w14:textId="77777777" w:rsidR="00CF17CF" w:rsidRDefault="0093321A">
            <w:r>
              <w:rPr>
                <w:sz w:val="20"/>
                <w:szCs w:val="20"/>
              </w:rPr>
              <w:t>alert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EA" w14:textId="77777777" w:rsidR="00CF17CF" w:rsidRDefault="0093321A">
            <w:r>
              <w:rPr>
                <w:sz w:val="20"/>
                <w:szCs w:val="20"/>
              </w:rPr>
              <w:t>Controller → Dashboard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EB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MOS breach sustained longer than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alert_window_s</w:t>
            </w:r>
            <w:proofErr w:type="spellEnd"/>
          </w:p>
        </w:tc>
      </w:tr>
      <w:tr w:rsidR="00CF17CF" w14:paraId="1A95A0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ED" w14:textId="77777777" w:rsidR="00CF17CF" w:rsidRDefault="0093321A">
            <w:proofErr w:type="spellStart"/>
            <w:r>
              <w:rPr>
                <w:sz w:val="20"/>
                <w:szCs w:val="20"/>
              </w:rPr>
              <w:t>alert_cleared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EE" w14:textId="77777777" w:rsidR="00CF17CF" w:rsidRDefault="0093321A">
            <w:r>
              <w:rPr>
                <w:sz w:val="20"/>
                <w:szCs w:val="20"/>
              </w:rPr>
              <w:t>Controller → Dashboard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5A0EF" w14:textId="77777777" w:rsidR="00CF17CF" w:rsidRDefault="0093321A">
            <w:r>
              <w:rPr>
                <w:rFonts w:ascii="Courier New" w:eastAsia="Courier New" w:hAnsi="Courier New" w:cs="Courier New"/>
                <w:sz w:val="18"/>
                <w:szCs w:val="18"/>
              </w:rPr>
              <w:t>MOS recovered above the alert floor</w:t>
            </w:r>
          </w:p>
        </w:tc>
      </w:tr>
    </w:tbl>
    <w:p w14:paraId="1A95A0F1" w14:textId="77777777" w:rsidR="00CF17CF" w:rsidRDefault="00CF17CF">
      <w:pPr>
        <w:spacing w:after="100"/>
      </w:pPr>
    </w:p>
    <w:p w14:paraId="1A95A0F2" w14:textId="77777777" w:rsidR="00CF17CF" w:rsidRDefault="0093321A">
      <w:pPr>
        <w:pBdr>
          <w:left w:val="single" w:sz="12" w:space="8" w:color="FFC107"/>
        </w:pBdr>
        <w:shd w:val="clear" w:color="auto" w:fill="FFF3CD"/>
        <w:spacing w:before="120" w:after="120"/>
        <w:ind w:left="240" w:right="240"/>
      </w:pPr>
      <w:proofErr w:type="gramStart"/>
      <w:r>
        <w:rPr>
          <w:b/>
          <w:bCs/>
          <w:color w:val="856404"/>
          <w:sz w:val="20"/>
          <w:szCs w:val="20"/>
        </w:rPr>
        <w:t xml:space="preserve">NOTE  </w:t>
      </w:r>
      <w:r>
        <w:rPr>
          <w:sz w:val="20"/>
          <w:szCs w:val="20"/>
        </w:rPr>
        <w:t>The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clock_delta_ms</w:t>
      </w:r>
      <w:proofErr w:type="spellEnd"/>
      <w:r>
        <w:rPr>
          <w:sz w:val="20"/>
          <w:szCs w:val="20"/>
        </w:rPr>
        <w:t xml:space="preserve"> field in the REGISTER payload is optional. If the agent's pre-connection HTTP health check fails (</w:t>
      </w:r>
      <w:proofErr w:type="gramStart"/>
      <w:r>
        <w:rPr>
          <w:sz w:val="20"/>
          <w:szCs w:val="20"/>
        </w:rPr>
        <w:t>e.g.</w:t>
      </w:r>
      <w:proofErr w:type="gramEnd"/>
      <w:r>
        <w:rPr>
          <w:sz w:val="20"/>
          <w:szCs w:val="20"/>
        </w:rPr>
        <w:t xml:space="preserve"> controller not yet ready), the field </w:t>
      </w:r>
      <w:proofErr w:type="gramStart"/>
      <w:r>
        <w:rPr>
          <w:sz w:val="20"/>
          <w:szCs w:val="20"/>
        </w:rPr>
        <w:t>is omitted</w:t>
      </w:r>
      <w:proofErr w:type="gramEnd"/>
      <w:r>
        <w:rPr>
          <w:sz w:val="20"/>
          <w:szCs w:val="20"/>
        </w:rPr>
        <w:t xml:space="preserve"> and the controller stores null for that node's clock delta.</w:t>
      </w:r>
    </w:p>
    <w:sectPr w:rsidR="00CF17CF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BE471" w14:textId="77777777" w:rsidR="0093321A" w:rsidRDefault="0093321A">
      <w:r>
        <w:separator/>
      </w:r>
    </w:p>
  </w:endnote>
  <w:endnote w:type="continuationSeparator" w:id="0">
    <w:p w14:paraId="58321DB1" w14:textId="77777777" w:rsidR="0093321A" w:rsidRDefault="00933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5A0F4" w14:textId="719E4CB7" w:rsidR="00CF17CF" w:rsidRDefault="0093321A">
    <w:pPr>
      <w:pBdr>
        <w:top w:val="single" w:sz="4" w:space="4" w:color="2E75B6"/>
      </w:pBdr>
      <w:tabs>
        <w:tab w:val="right" w:pos="10080"/>
      </w:tabs>
    </w:pPr>
    <w:r>
      <w:rPr>
        <w:color w:val="888888"/>
        <w:sz w:val="16"/>
        <w:szCs w:val="16"/>
      </w:rPr>
      <w:t>Confidential — Lab Use Only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C73D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EC73D1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41F31" w14:textId="77777777" w:rsidR="0093321A" w:rsidRDefault="0093321A">
      <w:r>
        <w:separator/>
      </w:r>
    </w:p>
  </w:footnote>
  <w:footnote w:type="continuationSeparator" w:id="0">
    <w:p w14:paraId="5EBA9DFF" w14:textId="77777777" w:rsidR="0093321A" w:rsidRDefault="00933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5A0F3" w14:textId="77777777" w:rsidR="00CF17CF" w:rsidRDefault="0093321A">
    <w:pPr>
      <w:pBdr>
        <w:bottom w:val="single" w:sz="4" w:space="4" w:color="2E75B6"/>
      </w:pBdr>
      <w:tabs>
        <w:tab w:val="right" w:pos="10080"/>
      </w:tabs>
    </w:pPr>
    <w:proofErr w:type="spellStart"/>
    <w:r>
      <w:rPr>
        <w:b/>
        <w:bCs/>
        <w:color w:val="1F4E79"/>
        <w:sz w:val="18"/>
        <w:szCs w:val="18"/>
      </w:rPr>
      <w:t>NetLab</w:t>
    </w:r>
    <w:proofErr w:type="spellEnd"/>
    <w:r>
      <w:rPr>
        <w:b/>
        <w:bCs/>
        <w:color w:val="1F4E79"/>
        <w:sz w:val="18"/>
        <w:szCs w:val="18"/>
      </w:rPr>
      <w:t xml:space="preserve"> Traffic Generator</w:t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ab/>
      <w:t>Installation &amp; Setup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21BB"/>
    <w:multiLevelType w:val="hybridMultilevel"/>
    <w:tmpl w:val="86B0A710"/>
    <w:lvl w:ilvl="0" w:tplc="ADCA9276">
      <w:start w:val="1"/>
      <w:numFmt w:val="bullet"/>
      <w:lvlText w:val="•"/>
      <w:lvlJc w:val="left"/>
      <w:pPr>
        <w:ind w:left="720" w:hanging="360"/>
      </w:pPr>
    </w:lvl>
    <w:lvl w:ilvl="1" w:tplc="5D3A019E">
      <w:start w:val="1"/>
      <w:numFmt w:val="bullet"/>
      <w:lvlText w:val="○"/>
      <w:lvlJc w:val="left"/>
      <w:pPr>
        <w:ind w:left="1080" w:hanging="360"/>
      </w:pPr>
    </w:lvl>
    <w:lvl w:ilvl="2" w:tplc="74F43238">
      <w:numFmt w:val="decimal"/>
      <w:lvlText w:val=""/>
      <w:lvlJc w:val="left"/>
    </w:lvl>
    <w:lvl w:ilvl="3" w:tplc="DB40E3A0">
      <w:numFmt w:val="decimal"/>
      <w:lvlText w:val=""/>
      <w:lvlJc w:val="left"/>
    </w:lvl>
    <w:lvl w:ilvl="4" w:tplc="24FEAAE8">
      <w:numFmt w:val="decimal"/>
      <w:lvlText w:val=""/>
      <w:lvlJc w:val="left"/>
    </w:lvl>
    <w:lvl w:ilvl="5" w:tplc="F44CA112">
      <w:numFmt w:val="decimal"/>
      <w:lvlText w:val=""/>
      <w:lvlJc w:val="left"/>
    </w:lvl>
    <w:lvl w:ilvl="6" w:tplc="DCDEB15C">
      <w:numFmt w:val="decimal"/>
      <w:lvlText w:val=""/>
      <w:lvlJc w:val="left"/>
    </w:lvl>
    <w:lvl w:ilvl="7" w:tplc="ADF07C84">
      <w:numFmt w:val="decimal"/>
      <w:lvlText w:val=""/>
      <w:lvlJc w:val="left"/>
    </w:lvl>
    <w:lvl w:ilvl="8" w:tplc="58201FAA">
      <w:numFmt w:val="decimal"/>
      <w:lvlText w:val=""/>
      <w:lvlJc w:val="left"/>
    </w:lvl>
  </w:abstractNum>
  <w:abstractNum w:abstractNumId="1" w15:restartNumberingAfterBreak="0">
    <w:nsid w:val="61095A11"/>
    <w:multiLevelType w:val="hybridMultilevel"/>
    <w:tmpl w:val="2948F52E"/>
    <w:lvl w:ilvl="0" w:tplc="716A7112">
      <w:start w:val="1"/>
      <w:numFmt w:val="decimal"/>
      <w:lvlText w:val="%1."/>
      <w:lvlJc w:val="left"/>
      <w:pPr>
        <w:ind w:left="720" w:hanging="360"/>
      </w:pPr>
    </w:lvl>
    <w:lvl w:ilvl="1" w:tplc="508A2858">
      <w:numFmt w:val="decimal"/>
      <w:lvlText w:val=""/>
      <w:lvlJc w:val="left"/>
    </w:lvl>
    <w:lvl w:ilvl="2" w:tplc="1CE013CA">
      <w:numFmt w:val="decimal"/>
      <w:lvlText w:val=""/>
      <w:lvlJc w:val="left"/>
    </w:lvl>
    <w:lvl w:ilvl="3" w:tplc="7B422FCA">
      <w:numFmt w:val="decimal"/>
      <w:lvlText w:val=""/>
      <w:lvlJc w:val="left"/>
    </w:lvl>
    <w:lvl w:ilvl="4" w:tplc="CB8EA29A">
      <w:numFmt w:val="decimal"/>
      <w:lvlText w:val=""/>
      <w:lvlJc w:val="left"/>
    </w:lvl>
    <w:lvl w:ilvl="5" w:tplc="9E022328">
      <w:numFmt w:val="decimal"/>
      <w:lvlText w:val=""/>
      <w:lvlJc w:val="left"/>
    </w:lvl>
    <w:lvl w:ilvl="6" w:tplc="31A87D5A">
      <w:numFmt w:val="decimal"/>
      <w:lvlText w:val=""/>
      <w:lvlJc w:val="left"/>
    </w:lvl>
    <w:lvl w:ilvl="7" w:tplc="4E06AB72">
      <w:numFmt w:val="decimal"/>
      <w:lvlText w:val=""/>
      <w:lvlJc w:val="left"/>
    </w:lvl>
    <w:lvl w:ilvl="8" w:tplc="DFBA94D2">
      <w:numFmt w:val="decimal"/>
      <w:lvlText w:val=""/>
      <w:lvlJc w:val="left"/>
    </w:lvl>
  </w:abstractNum>
  <w:abstractNum w:abstractNumId="2" w15:restartNumberingAfterBreak="0">
    <w:nsid w:val="78F0693B"/>
    <w:multiLevelType w:val="hybridMultilevel"/>
    <w:tmpl w:val="C9E87606"/>
    <w:lvl w:ilvl="0" w:tplc="29BA0A72">
      <w:start w:val="1"/>
      <w:numFmt w:val="bullet"/>
      <w:lvlText w:val="●"/>
      <w:lvlJc w:val="left"/>
      <w:pPr>
        <w:ind w:left="720" w:hanging="360"/>
      </w:pPr>
    </w:lvl>
    <w:lvl w:ilvl="1" w:tplc="3D2E635C">
      <w:start w:val="1"/>
      <w:numFmt w:val="bullet"/>
      <w:lvlText w:val="○"/>
      <w:lvlJc w:val="left"/>
      <w:pPr>
        <w:ind w:left="1440" w:hanging="360"/>
      </w:pPr>
    </w:lvl>
    <w:lvl w:ilvl="2" w:tplc="176E2DF0">
      <w:start w:val="1"/>
      <w:numFmt w:val="bullet"/>
      <w:lvlText w:val="■"/>
      <w:lvlJc w:val="left"/>
      <w:pPr>
        <w:ind w:left="2160" w:hanging="360"/>
      </w:pPr>
    </w:lvl>
    <w:lvl w:ilvl="3" w:tplc="98020F4A">
      <w:start w:val="1"/>
      <w:numFmt w:val="bullet"/>
      <w:lvlText w:val="●"/>
      <w:lvlJc w:val="left"/>
      <w:pPr>
        <w:ind w:left="2880" w:hanging="360"/>
      </w:pPr>
    </w:lvl>
    <w:lvl w:ilvl="4" w:tplc="CBE81812">
      <w:start w:val="1"/>
      <w:numFmt w:val="bullet"/>
      <w:lvlText w:val="○"/>
      <w:lvlJc w:val="left"/>
      <w:pPr>
        <w:ind w:left="3600" w:hanging="360"/>
      </w:pPr>
    </w:lvl>
    <w:lvl w:ilvl="5" w:tplc="BC8E2D28">
      <w:start w:val="1"/>
      <w:numFmt w:val="bullet"/>
      <w:lvlText w:val="■"/>
      <w:lvlJc w:val="left"/>
      <w:pPr>
        <w:ind w:left="4320" w:hanging="360"/>
      </w:pPr>
    </w:lvl>
    <w:lvl w:ilvl="6" w:tplc="D236D6D4">
      <w:start w:val="1"/>
      <w:numFmt w:val="bullet"/>
      <w:lvlText w:val="●"/>
      <w:lvlJc w:val="left"/>
      <w:pPr>
        <w:ind w:left="5040" w:hanging="360"/>
      </w:pPr>
    </w:lvl>
    <w:lvl w:ilvl="7" w:tplc="382C75D4">
      <w:start w:val="1"/>
      <w:numFmt w:val="bullet"/>
      <w:lvlText w:val="●"/>
      <w:lvlJc w:val="left"/>
      <w:pPr>
        <w:ind w:left="5760" w:hanging="360"/>
      </w:pPr>
    </w:lvl>
    <w:lvl w:ilvl="8" w:tplc="C590B97E">
      <w:start w:val="1"/>
      <w:numFmt w:val="bullet"/>
      <w:lvlText w:val="●"/>
      <w:lvlJc w:val="left"/>
      <w:pPr>
        <w:ind w:left="6480" w:hanging="360"/>
      </w:pPr>
    </w:lvl>
  </w:abstractNum>
  <w:num w:numId="1" w16cid:durableId="605776440">
    <w:abstractNumId w:val="2"/>
    <w:lvlOverride w:ilvl="0">
      <w:startOverride w:val="1"/>
    </w:lvlOverride>
  </w:num>
  <w:num w:numId="2" w16cid:durableId="1262564714">
    <w:abstractNumId w:val="0"/>
    <w:lvlOverride w:ilvl="0">
      <w:startOverride w:val="1"/>
    </w:lvlOverride>
  </w:num>
  <w:num w:numId="3" w16cid:durableId="133720073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omas Nice">
    <w15:presenceInfo w15:providerId="Windows Live" w15:userId="9e3ac109a09ead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7CF"/>
    <w:rsid w:val="0001749D"/>
    <w:rsid w:val="00390D45"/>
    <w:rsid w:val="00745EDE"/>
    <w:rsid w:val="0093321A"/>
    <w:rsid w:val="00CF17CF"/>
    <w:rsid w:val="00E564B8"/>
    <w:rsid w:val="00EC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9E96"/>
  <w15:docId w15:val="{0598CEB4-6827-41F8-86FC-717A8A81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5B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EC7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3205</Words>
  <Characters>18272</Characters>
  <Application>Microsoft Office Word</Application>
  <DocSecurity>0</DocSecurity>
  <Lines>152</Lines>
  <Paragraphs>42</Paragraphs>
  <ScaleCrop>false</ScaleCrop>
  <Company/>
  <LinksUpToDate>false</LinksUpToDate>
  <CharactersWithSpaces>21435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Nice</cp:lastModifiedBy>
  <cp:revision>5</cp:revision>
  <dcterms:created xsi:type="dcterms:W3CDTF">2026-04-15T01:10:00Z</dcterms:created>
  <dcterms:modified xsi:type="dcterms:W3CDTF">2026-04-15T17:49:00Z</dcterms:modified>
</cp:coreProperties>
</file>